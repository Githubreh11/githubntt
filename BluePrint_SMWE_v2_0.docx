
<file path=[Content_Types].xml><?xml version="1.0" encoding="utf-8"?>
<Types xmlns="http://schemas.openxmlformats.org/package/2006/content-types">
  <Default Extension="doc" ContentType="application/msword"/>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6162C83" w14:textId="77777777" w:rsidR="00EE3D54" w:rsidRPr="00EA64B5" w:rsidRDefault="007A544C" w:rsidP="007A544C">
      <w:pPr>
        <w:pStyle w:val="BodyText"/>
        <w:suppressAutoHyphens/>
        <w:ind w:left="-1980"/>
        <w:rPr>
          <w:rFonts w:cs="Arial"/>
        </w:rPr>
      </w:pPr>
      <w:r>
        <w:rPr>
          <w:rFonts w:cs="Arial"/>
        </w:rPr>
        <w:t xml:space="preserve">                                                                                                                                 </w:t>
      </w:r>
      <w:r>
        <w:rPr>
          <w:rFonts w:cs="Arial"/>
          <w:noProof/>
          <w:lang w:eastAsia="en-US"/>
        </w:rPr>
        <w:drawing>
          <wp:inline distT="0" distB="0" distL="0" distR="0" wp14:anchorId="19DAD799" wp14:editId="7B8DBF5A">
            <wp:extent cx="121920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tria Logo.jpg"/>
                    <pic:cNvPicPr/>
                  </pic:nvPicPr>
                  <pic:blipFill>
                    <a:blip r:embed="rId8"/>
                    <a:stretch>
                      <a:fillRect/>
                    </a:stretch>
                  </pic:blipFill>
                  <pic:spPr>
                    <a:xfrm>
                      <a:off x="0" y="0"/>
                      <a:ext cx="1219200" cy="1219200"/>
                    </a:xfrm>
                    <a:prstGeom prst="rect">
                      <a:avLst/>
                    </a:prstGeom>
                  </pic:spPr>
                </pic:pic>
              </a:graphicData>
            </a:graphic>
          </wp:inline>
        </w:drawing>
      </w:r>
    </w:p>
    <w:p w14:paraId="4B20188E" w14:textId="67070A62" w:rsidR="007A544C" w:rsidRPr="00147B70" w:rsidRDefault="00147B70" w:rsidP="00147B70">
      <w:pPr>
        <w:pStyle w:val="Title"/>
        <w:suppressAutoHyphens/>
        <w:jc w:val="left"/>
        <w:rPr>
          <w:rFonts w:cs="Arial"/>
          <w:sz w:val="24"/>
        </w:rPr>
      </w:pPr>
      <w:r>
        <w:rPr>
          <w:rFonts w:cs="Arial"/>
          <w:sz w:val="40"/>
        </w:rPr>
        <w:t>Project Name</w:t>
      </w:r>
      <w:r w:rsidR="00BA1DE1">
        <w:rPr>
          <w:rFonts w:cs="Arial"/>
          <w:sz w:val="40"/>
        </w:rPr>
        <w:t xml:space="preserve">             SailPoint IAM Implementation</w:t>
      </w:r>
    </w:p>
    <w:p w14:paraId="295AE7D0" w14:textId="77777777" w:rsidR="00EE3D54" w:rsidRPr="00905497" w:rsidRDefault="00EE3D54" w:rsidP="000F722C">
      <w:pPr>
        <w:pStyle w:val="Subtitle"/>
        <w:suppressAutoHyphens/>
        <w:rPr>
          <w:rFonts w:cs="Arial"/>
        </w:rPr>
      </w:pPr>
    </w:p>
    <w:p w14:paraId="1F7BE371" w14:textId="551CA34C" w:rsidR="007436AF" w:rsidRPr="00905497" w:rsidRDefault="007436AF" w:rsidP="000F722C">
      <w:pPr>
        <w:pStyle w:val="Subtitle"/>
        <w:suppressAutoHyphens/>
        <w:rPr>
          <w:rFonts w:cs="Arial"/>
        </w:rPr>
      </w:pPr>
      <w:r w:rsidRPr="00905497">
        <w:rPr>
          <w:rFonts w:cs="Arial"/>
        </w:rPr>
        <w:t>Prepared For:</w:t>
      </w:r>
      <w:r w:rsidR="00BA1DE1">
        <w:rPr>
          <w:rFonts w:cs="Arial"/>
        </w:rPr>
        <w:t xml:space="preserve">             SMWE</w:t>
      </w:r>
    </w:p>
    <w:p w14:paraId="6ED12776" w14:textId="751308A5" w:rsidR="007436AF" w:rsidRPr="00905497" w:rsidRDefault="007436AF" w:rsidP="000F722C">
      <w:pPr>
        <w:pStyle w:val="Subtitle"/>
        <w:suppressAutoHyphens/>
        <w:rPr>
          <w:rFonts w:cs="Arial"/>
          <w:b/>
          <w:sz w:val="36"/>
          <w:szCs w:val="36"/>
        </w:rPr>
      </w:pPr>
    </w:p>
    <w:p w14:paraId="68E3C9A8" w14:textId="77777777" w:rsidR="00EE3D54" w:rsidRPr="00905497" w:rsidRDefault="00EE3D54" w:rsidP="000F722C">
      <w:pPr>
        <w:pStyle w:val="Subtitle"/>
        <w:suppressAutoHyphens/>
        <w:rPr>
          <w:rFonts w:cs="Arial"/>
        </w:rPr>
      </w:pPr>
    </w:p>
    <w:p w14:paraId="05BC328A" w14:textId="62E3A8F2" w:rsidR="00EE3D54" w:rsidRPr="00905497" w:rsidRDefault="007436AF" w:rsidP="000F722C">
      <w:pPr>
        <w:pStyle w:val="Subtitle"/>
        <w:suppressAutoHyphens/>
        <w:rPr>
          <w:rFonts w:cs="Arial"/>
        </w:rPr>
      </w:pPr>
      <w:r w:rsidRPr="00905497">
        <w:rPr>
          <w:rFonts w:cs="Arial"/>
        </w:rPr>
        <w:t xml:space="preserve">Prepared </w:t>
      </w:r>
      <w:r w:rsidR="00EE3D54" w:rsidRPr="00905497">
        <w:rPr>
          <w:rFonts w:cs="Arial"/>
        </w:rPr>
        <w:t xml:space="preserve">By: </w:t>
      </w:r>
      <w:r w:rsidR="00BA1DE1">
        <w:rPr>
          <w:rFonts w:cs="Arial"/>
        </w:rPr>
        <w:tab/>
        <w:t xml:space="preserve">NTT Data </w:t>
      </w:r>
    </w:p>
    <w:p w14:paraId="1FEB78F4" w14:textId="31788B37" w:rsidR="00EE3D54" w:rsidRDefault="00EE3D54" w:rsidP="000F722C">
      <w:pPr>
        <w:pStyle w:val="Subtitle"/>
        <w:suppressAutoHyphens/>
        <w:rPr>
          <w:rFonts w:cs="Arial"/>
          <w:b/>
          <w:sz w:val="36"/>
          <w:szCs w:val="36"/>
        </w:rPr>
      </w:pPr>
    </w:p>
    <w:p w14:paraId="278BF18C" w14:textId="02CD60D8" w:rsidR="007A544C" w:rsidRPr="007A544C" w:rsidRDefault="00774484" w:rsidP="007A544C">
      <w:pPr>
        <w:pStyle w:val="BodyText"/>
        <w:ind w:hanging="1980"/>
        <w:rPr>
          <w:lang w:val="en-GB"/>
        </w:rPr>
      </w:pPr>
      <w:r>
        <w:rPr>
          <w:rFonts w:cs="Arial"/>
        </w:rPr>
        <w:t xml:space="preserve">Date: </w:t>
      </w:r>
      <w:r w:rsidR="00BA1DE1">
        <w:rPr>
          <w:rFonts w:cs="Arial"/>
        </w:rPr>
        <w:t xml:space="preserve">      </w:t>
      </w:r>
    </w:p>
    <w:p w14:paraId="3EBE5795" w14:textId="77777777" w:rsidR="00EE3D54" w:rsidRPr="00905497" w:rsidRDefault="007A544C" w:rsidP="000F722C">
      <w:pPr>
        <w:pStyle w:val="Subtitle"/>
        <w:suppressAutoHyphens/>
        <w:rPr>
          <w:rFonts w:cs="Arial"/>
        </w:rPr>
      </w:pPr>
      <w:r>
        <w:rPr>
          <w:rFonts w:cs="Arial"/>
          <w:noProof/>
          <w:lang w:eastAsia="en-US"/>
        </w:rPr>
        <w:t xml:space="preserve">                                                                                                             </w:t>
      </w:r>
    </w:p>
    <w:p w14:paraId="2732D329" w14:textId="77777777" w:rsidR="00EE3D54" w:rsidRPr="00905497" w:rsidRDefault="00EE3D54" w:rsidP="000F722C">
      <w:pPr>
        <w:pStyle w:val="Subtitle"/>
        <w:suppressAutoHyphens/>
        <w:rPr>
          <w:rFonts w:cs="Arial"/>
        </w:rPr>
      </w:pPr>
    </w:p>
    <w:p w14:paraId="63DB922D" w14:textId="77777777" w:rsidR="00EE3D54" w:rsidRDefault="007A544C" w:rsidP="000F722C">
      <w:pPr>
        <w:pStyle w:val="BodyText"/>
        <w:suppressAutoHyphens/>
        <w:rPr>
          <w:rFonts w:cs="Arial"/>
        </w:rPr>
      </w:pPr>
      <w:bookmarkStart w:id="0" w:name="_GoBack"/>
      <w:r>
        <w:rPr>
          <w:rFonts w:cs="Arial"/>
          <w:noProof/>
          <w:lang w:eastAsia="en-US"/>
        </w:rPr>
        <w:drawing>
          <wp:anchor distT="0" distB="0" distL="114935" distR="114935" simplePos="0" relativeHeight="251658240" behindDoc="1" locked="0" layoutInCell="1" allowOverlap="1" wp14:anchorId="07F2D76F" wp14:editId="11885E39">
            <wp:simplePos x="0" y="0"/>
            <wp:positionH relativeFrom="page">
              <wp:posOffset>2009775</wp:posOffset>
            </wp:positionH>
            <wp:positionV relativeFrom="paragraph">
              <wp:posOffset>299721</wp:posOffset>
            </wp:positionV>
            <wp:extent cx="5062751" cy="2628900"/>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9213" cy="263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End w:id="0"/>
    </w:p>
    <w:p w14:paraId="7983B0B8" w14:textId="77777777" w:rsidR="00037B28" w:rsidRDefault="00037B28" w:rsidP="000F722C">
      <w:pPr>
        <w:pStyle w:val="BodyText"/>
        <w:suppressAutoHyphens/>
        <w:rPr>
          <w:rFonts w:cs="Arial"/>
        </w:rPr>
      </w:pPr>
    </w:p>
    <w:p w14:paraId="4C1F8405" w14:textId="77777777" w:rsidR="00037B28" w:rsidRDefault="00037B28" w:rsidP="000F722C">
      <w:pPr>
        <w:pStyle w:val="BodyText"/>
        <w:suppressAutoHyphens/>
        <w:rPr>
          <w:rFonts w:cs="Arial"/>
        </w:rPr>
      </w:pPr>
    </w:p>
    <w:p w14:paraId="70189359" w14:textId="77777777" w:rsidR="00037B28" w:rsidRPr="00905497" w:rsidRDefault="00037B28" w:rsidP="000F722C">
      <w:pPr>
        <w:pStyle w:val="BodyText"/>
        <w:suppressAutoHyphens/>
        <w:rPr>
          <w:rFonts w:cs="Arial"/>
        </w:rPr>
      </w:pPr>
    </w:p>
    <w:p w14:paraId="79D9ADDF" w14:textId="77777777" w:rsidR="00EE3D54" w:rsidRDefault="00EE3D54" w:rsidP="000F722C">
      <w:pPr>
        <w:suppressAutoHyphens/>
        <w:rPr>
          <w:rFonts w:ascii="Arial" w:hAnsi="Arial" w:cs="Arial"/>
        </w:rPr>
      </w:pPr>
    </w:p>
    <w:p w14:paraId="2EF03D9F" w14:textId="77777777" w:rsidR="00037B28" w:rsidRPr="00905497" w:rsidRDefault="00037B28" w:rsidP="00037B28">
      <w:pPr>
        <w:suppressAutoHyphens/>
        <w:jc w:val="left"/>
        <w:rPr>
          <w:rFonts w:ascii="Arial" w:hAnsi="Arial" w:cs="Arial"/>
        </w:rPr>
        <w:sectPr w:rsidR="00037B28" w:rsidRPr="00905497" w:rsidSect="006E4B2C">
          <w:headerReference w:type="default" r:id="rId10"/>
          <w:pgSz w:w="12240" w:h="15840"/>
          <w:pgMar w:top="1440" w:right="1440" w:bottom="1440" w:left="2880" w:header="720" w:footer="720" w:gutter="0"/>
          <w:cols w:space="720"/>
          <w:docGrid w:linePitch="360"/>
        </w:sectPr>
      </w:pPr>
    </w:p>
    <w:p w14:paraId="5178CF1B" w14:textId="77777777" w:rsidR="009D42D7" w:rsidRPr="00905497" w:rsidRDefault="009D42D7" w:rsidP="000F722C">
      <w:pPr>
        <w:suppressAutoHyphens/>
        <w:spacing w:after="240"/>
        <w:rPr>
          <w:rFonts w:ascii="Arial" w:eastAsia="Times New Roman" w:hAnsi="Arial" w:cs="Arial"/>
          <w:sz w:val="21"/>
          <w:lang w:val="en-GB"/>
        </w:rPr>
      </w:pPr>
      <w:bookmarkStart w:id="1" w:name="TDocumentLocation"/>
      <w:bookmarkEnd w:id="1"/>
    </w:p>
    <w:p w14:paraId="22AE308D" w14:textId="77777777" w:rsidR="00CD6DC2" w:rsidRPr="00905497" w:rsidRDefault="00CD6DC2" w:rsidP="000F722C">
      <w:pPr>
        <w:suppressAutoHyphens/>
        <w:spacing w:after="240"/>
        <w:rPr>
          <w:rFonts w:ascii="Arial" w:hAnsi="Arial" w:cs="Arial"/>
          <w:b/>
          <w:bCs/>
          <w:spacing w:val="-5"/>
          <w:sz w:val="24"/>
          <w:szCs w:val="28"/>
        </w:rPr>
      </w:pPr>
    </w:p>
    <w:p w14:paraId="0F8960BA" w14:textId="77777777" w:rsidR="00CD6DC2" w:rsidRPr="00905497" w:rsidRDefault="00CD6DC2" w:rsidP="000F722C">
      <w:pPr>
        <w:suppressAutoHyphens/>
        <w:spacing w:after="240"/>
        <w:rPr>
          <w:rFonts w:ascii="Arial" w:hAnsi="Arial" w:cs="Arial"/>
          <w:b/>
          <w:bCs/>
          <w:spacing w:val="-5"/>
          <w:sz w:val="24"/>
          <w:szCs w:val="28"/>
        </w:rPr>
      </w:pPr>
    </w:p>
    <w:p w14:paraId="24506855" w14:textId="77777777" w:rsidR="00844B8B" w:rsidRPr="00905497" w:rsidRDefault="00844B8B" w:rsidP="000F722C">
      <w:pPr>
        <w:suppressAutoHyphens/>
        <w:jc w:val="left"/>
        <w:rPr>
          <w:rFonts w:ascii="Arial" w:hAnsi="Arial" w:cs="Arial"/>
          <w:b/>
          <w:bCs/>
          <w:spacing w:val="-5"/>
          <w:sz w:val="24"/>
          <w:szCs w:val="28"/>
        </w:rPr>
      </w:pPr>
      <w:r w:rsidRPr="00905497">
        <w:rPr>
          <w:rFonts w:ascii="Arial" w:hAnsi="Arial" w:cs="Arial"/>
          <w:b/>
          <w:bCs/>
          <w:spacing w:val="-5"/>
          <w:sz w:val="24"/>
          <w:szCs w:val="28"/>
        </w:rPr>
        <w:br w:type="page"/>
      </w:r>
    </w:p>
    <w:p w14:paraId="26D1BE2A" w14:textId="77777777" w:rsidR="00147B70" w:rsidRDefault="00EE3D54" w:rsidP="00147B70">
      <w:pPr>
        <w:suppressAutoHyphens/>
        <w:spacing w:after="240"/>
        <w:rPr>
          <w:rFonts w:ascii="Arial" w:hAnsi="Arial" w:cs="Arial"/>
          <w:b/>
          <w:bCs/>
          <w:spacing w:val="-5"/>
          <w:sz w:val="24"/>
          <w:szCs w:val="28"/>
        </w:rPr>
      </w:pPr>
      <w:r w:rsidRPr="00905497">
        <w:rPr>
          <w:rFonts w:ascii="Arial" w:hAnsi="Arial" w:cs="Arial"/>
          <w:b/>
          <w:bCs/>
          <w:spacing w:val="-5"/>
          <w:sz w:val="24"/>
          <w:szCs w:val="28"/>
        </w:rPr>
        <w:lastRenderedPageBreak/>
        <w:t>Copyright</w:t>
      </w:r>
    </w:p>
    <w:p w14:paraId="70E40DD6" w14:textId="77777777" w:rsidR="00EE3D54" w:rsidRPr="00905497" w:rsidRDefault="00EE3D54" w:rsidP="000F722C">
      <w:pPr>
        <w:suppressAutoHyphens/>
        <w:rPr>
          <w:rFonts w:ascii="Arial" w:hAnsi="Arial" w:cs="Arial"/>
          <w:szCs w:val="24"/>
        </w:rPr>
      </w:pPr>
    </w:p>
    <w:p w14:paraId="77F3C1BA" w14:textId="77777777" w:rsidR="00EE3D54" w:rsidRPr="00905497" w:rsidRDefault="00EE3D54" w:rsidP="000F722C">
      <w:pPr>
        <w:suppressAutoHyphens/>
        <w:spacing w:after="240"/>
        <w:rPr>
          <w:rFonts w:ascii="Arial" w:hAnsi="Arial" w:cs="Arial"/>
          <w:b/>
          <w:bCs/>
          <w:spacing w:val="-5"/>
          <w:sz w:val="24"/>
          <w:szCs w:val="28"/>
        </w:rPr>
      </w:pPr>
      <w:r w:rsidRPr="00905497">
        <w:rPr>
          <w:rFonts w:ascii="Arial" w:hAnsi="Arial" w:cs="Arial"/>
          <w:b/>
          <w:bCs/>
          <w:spacing w:val="-5"/>
          <w:sz w:val="24"/>
          <w:szCs w:val="28"/>
        </w:rPr>
        <w:t>Confidentiality</w:t>
      </w:r>
    </w:p>
    <w:p w14:paraId="29CCAE68" w14:textId="77777777" w:rsidR="00EE3D54" w:rsidRPr="00D3539F" w:rsidRDefault="00EE3D54" w:rsidP="000F722C">
      <w:pPr>
        <w:suppressAutoHyphens/>
        <w:rPr>
          <w:rFonts w:ascii="Arial" w:hAnsi="Arial" w:cs="Arial"/>
          <w:sz w:val="20"/>
          <w:szCs w:val="24"/>
        </w:rPr>
      </w:pPr>
    </w:p>
    <w:p w14:paraId="2C4B9942" w14:textId="77777777" w:rsidR="00EE3D54" w:rsidRPr="00905497" w:rsidRDefault="00EE3D54" w:rsidP="000F722C">
      <w:pPr>
        <w:suppressAutoHyphens/>
        <w:spacing w:after="240"/>
        <w:rPr>
          <w:rFonts w:ascii="Arial" w:hAnsi="Arial" w:cs="Arial"/>
          <w:b/>
          <w:bCs/>
          <w:spacing w:val="-5"/>
          <w:sz w:val="24"/>
          <w:szCs w:val="28"/>
        </w:rPr>
      </w:pPr>
      <w:r w:rsidRPr="00905497">
        <w:rPr>
          <w:rFonts w:ascii="Arial" w:hAnsi="Arial" w:cs="Arial"/>
          <w:b/>
          <w:bCs/>
          <w:spacing w:val="-5"/>
          <w:sz w:val="24"/>
          <w:szCs w:val="28"/>
        </w:rPr>
        <w:t>Disclaimer</w:t>
      </w:r>
    </w:p>
    <w:p w14:paraId="5F6EAE9F" w14:textId="77777777" w:rsidR="00A84886" w:rsidRPr="00905497" w:rsidRDefault="00A84886" w:rsidP="000F722C">
      <w:pPr>
        <w:suppressAutoHyphens/>
        <w:jc w:val="left"/>
        <w:rPr>
          <w:rFonts w:ascii="Arial" w:eastAsia="SimSun" w:hAnsi="Arial" w:cs="Arial"/>
          <w:b/>
          <w:bCs/>
          <w:sz w:val="28"/>
          <w:szCs w:val="28"/>
        </w:rPr>
      </w:pPr>
      <w:r w:rsidRPr="00905497">
        <w:rPr>
          <w:rFonts w:ascii="Arial" w:hAnsi="Arial" w:cs="Arial"/>
        </w:rPr>
        <w:br w:type="page"/>
      </w:r>
    </w:p>
    <w:p w14:paraId="342DEDA4" w14:textId="77777777" w:rsidR="00EE3D54" w:rsidRPr="00905497" w:rsidRDefault="00EE3D54" w:rsidP="000F722C">
      <w:pPr>
        <w:pStyle w:val="Heading1"/>
        <w:suppressAutoHyphens/>
        <w:rPr>
          <w:rFonts w:ascii="Arial" w:hAnsi="Arial" w:cs="Arial"/>
        </w:rPr>
      </w:pPr>
      <w:bookmarkStart w:id="2" w:name="_Toc510360986"/>
      <w:bookmarkStart w:id="3" w:name="_Toc525115090"/>
      <w:r w:rsidRPr="00905497">
        <w:rPr>
          <w:rFonts w:ascii="Arial" w:hAnsi="Arial" w:cs="Arial"/>
        </w:rPr>
        <w:lastRenderedPageBreak/>
        <w:t>Document Control</w:t>
      </w:r>
      <w:bookmarkEnd w:id="2"/>
      <w:bookmarkEnd w:id="3"/>
    </w:p>
    <w:p w14:paraId="61028B49" w14:textId="77777777" w:rsidR="00EE3D54" w:rsidRPr="00905497" w:rsidRDefault="00EE3D54" w:rsidP="002F67CB">
      <w:pPr>
        <w:pStyle w:val="Heading2"/>
        <w:numPr>
          <w:ilvl w:val="0"/>
          <w:numId w:val="10"/>
        </w:numPr>
        <w:suppressAutoHyphens/>
        <w:rPr>
          <w:rFonts w:ascii="Arial" w:hAnsi="Arial" w:cs="Arial"/>
        </w:rPr>
      </w:pPr>
      <w:bookmarkStart w:id="4" w:name="_Toc510360987"/>
      <w:bookmarkStart w:id="5" w:name="_Toc525115091"/>
      <w:r w:rsidRPr="00905497">
        <w:rPr>
          <w:rFonts w:ascii="Arial" w:hAnsi="Arial" w:cs="Arial"/>
        </w:rPr>
        <w:t>General Properties</w:t>
      </w:r>
      <w:bookmarkEnd w:id="4"/>
      <w:bookmarkEnd w:id="5"/>
    </w:p>
    <w:p w14:paraId="39A66023" w14:textId="77777777" w:rsidR="00EE3D54" w:rsidRPr="00905497" w:rsidRDefault="00EE3D54" w:rsidP="000F722C">
      <w:pPr>
        <w:suppressAutoHyphens/>
        <w:rPr>
          <w:rFonts w:ascii="Arial" w:hAnsi="Arial" w:cs="Arial"/>
          <w:b/>
        </w:rPr>
      </w:pPr>
    </w:p>
    <w:p w14:paraId="3EC2F8C7" w14:textId="34799BD9" w:rsidR="00EE3D54" w:rsidRPr="00D3539F" w:rsidRDefault="000F722C" w:rsidP="000F722C">
      <w:pPr>
        <w:suppressAutoHyphens/>
        <w:ind w:left="2880" w:hanging="2160"/>
        <w:rPr>
          <w:rFonts w:ascii="Arial" w:hAnsi="Arial" w:cs="Arial"/>
          <w:sz w:val="20"/>
          <w:szCs w:val="22"/>
        </w:rPr>
      </w:pPr>
      <w:r w:rsidRPr="00D3539F">
        <w:rPr>
          <w:rFonts w:ascii="Arial" w:hAnsi="Arial" w:cs="Arial"/>
          <w:sz w:val="20"/>
          <w:szCs w:val="22"/>
        </w:rPr>
        <w:t>Author(s):</w:t>
      </w:r>
      <w:r w:rsidR="000D0A53" w:rsidRPr="00D3539F">
        <w:rPr>
          <w:rFonts w:ascii="Arial" w:hAnsi="Arial" w:cs="Arial"/>
          <w:sz w:val="20"/>
          <w:szCs w:val="22"/>
        </w:rPr>
        <w:t xml:space="preserve"> </w:t>
      </w:r>
    </w:p>
    <w:p w14:paraId="58CED0DE" w14:textId="77777777" w:rsidR="00EE3D54" w:rsidRPr="00D3539F" w:rsidRDefault="00EE3D54" w:rsidP="000F722C">
      <w:pPr>
        <w:suppressAutoHyphens/>
        <w:ind w:left="720"/>
        <w:rPr>
          <w:rFonts w:ascii="Arial" w:hAnsi="Arial" w:cs="Arial"/>
          <w:sz w:val="20"/>
          <w:szCs w:val="22"/>
        </w:rPr>
      </w:pPr>
      <w:r w:rsidRPr="00D3539F">
        <w:rPr>
          <w:rFonts w:ascii="Arial" w:hAnsi="Arial" w:cs="Arial"/>
          <w:sz w:val="20"/>
          <w:szCs w:val="22"/>
        </w:rPr>
        <w:t>Contributors(s):</w:t>
      </w:r>
      <w:r w:rsidR="00F24BF9" w:rsidRPr="00D3539F">
        <w:rPr>
          <w:rFonts w:ascii="Arial" w:hAnsi="Arial" w:cs="Arial"/>
          <w:sz w:val="20"/>
          <w:szCs w:val="22"/>
        </w:rPr>
        <w:tab/>
      </w:r>
    </w:p>
    <w:p w14:paraId="69F02A01" w14:textId="77777777" w:rsidR="00147B70" w:rsidRDefault="00EE3D54" w:rsidP="00147B70">
      <w:pPr>
        <w:suppressAutoHyphens/>
        <w:ind w:left="720"/>
        <w:rPr>
          <w:rFonts w:ascii="Arial" w:hAnsi="Arial" w:cs="Arial"/>
          <w:b/>
          <w:sz w:val="20"/>
          <w:szCs w:val="22"/>
        </w:rPr>
      </w:pPr>
      <w:r w:rsidRPr="00D3539F">
        <w:rPr>
          <w:rFonts w:ascii="Arial" w:hAnsi="Arial" w:cs="Arial"/>
          <w:sz w:val="20"/>
          <w:szCs w:val="22"/>
        </w:rPr>
        <w:t>Data Classification:</w:t>
      </w:r>
      <w:r w:rsidRPr="00D3539F">
        <w:rPr>
          <w:rFonts w:ascii="Arial" w:hAnsi="Arial" w:cs="Arial"/>
          <w:sz w:val="20"/>
          <w:szCs w:val="22"/>
        </w:rPr>
        <w:tab/>
      </w:r>
      <w:bookmarkStart w:id="6" w:name="_Toc510360988"/>
      <w:bookmarkStart w:id="7" w:name="_Toc525115092"/>
    </w:p>
    <w:p w14:paraId="7119F6FB" w14:textId="3D886438" w:rsidR="00EE3D54" w:rsidRPr="00905497" w:rsidRDefault="00EE3D54" w:rsidP="00147B70">
      <w:pPr>
        <w:suppressAutoHyphens/>
        <w:ind w:left="720"/>
        <w:rPr>
          <w:rFonts w:ascii="Arial" w:hAnsi="Arial" w:cs="Arial"/>
        </w:rPr>
      </w:pPr>
      <w:r w:rsidRPr="00905497">
        <w:rPr>
          <w:rFonts w:ascii="Arial" w:hAnsi="Arial" w:cs="Arial"/>
        </w:rPr>
        <w:t>Revision History</w:t>
      </w:r>
      <w:bookmarkEnd w:id="6"/>
      <w:bookmarkEnd w:id="7"/>
    </w:p>
    <w:p w14:paraId="0C24E2BD" w14:textId="77777777" w:rsidR="00EE3D54" w:rsidRPr="00905497" w:rsidRDefault="00EE3D54" w:rsidP="000F722C">
      <w:pPr>
        <w:suppressAutoHyphens/>
        <w:rPr>
          <w:rFonts w:ascii="Arial" w:hAnsi="Arial" w:cs="Arial"/>
        </w:rPr>
      </w:pPr>
    </w:p>
    <w:tbl>
      <w:tblPr>
        <w:tblW w:w="8651" w:type="dxa"/>
        <w:tblInd w:w="830" w:type="dxa"/>
        <w:tblLayout w:type="fixed"/>
        <w:tblCellMar>
          <w:top w:w="14" w:type="dxa"/>
          <w:left w:w="115" w:type="dxa"/>
          <w:bottom w:w="14" w:type="dxa"/>
          <w:right w:w="115" w:type="dxa"/>
        </w:tblCellMar>
        <w:tblLook w:val="0000" w:firstRow="0" w:lastRow="0" w:firstColumn="0" w:lastColumn="0" w:noHBand="0" w:noVBand="0"/>
      </w:tblPr>
      <w:tblGrid>
        <w:gridCol w:w="989"/>
        <w:gridCol w:w="1840"/>
        <w:gridCol w:w="1826"/>
        <w:gridCol w:w="3996"/>
      </w:tblGrid>
      <w:tr w:rsidR="00EE3D54" w:rsidRPr="00905497" w14:paraId="22E4C9E8" w14:textId="77777777" w:rsidTr="0B431547">
        <w:trPr>
          <w:trHeight w:val="288"/>
        </w:trPr>
        <w:tc>
          <w:tcPr>
            <w:tcW w:w="989" w:type="dxa"/>
            <w:tcBorders>
              <w:top w:val="single" w:sz="4" w:space="0" w:color="000000" w:themeColor="text1"/>
              <w:left w:val="single" w:sz="4" w:space="0" w:color="000000" w:themeColor="text1"/>
              <w:bottom w:val="single" w:sz="4" w:space="0" w:color="000000" w:themeColor="text1"/>
            </w:tcBorders>
            <w:shd w:val="clear" w:color="auto" w:fill="CCCCCC"/>
            <w:vAlign w:val="center"/>
          </w:tcPr>
          <w:p w14:paraId="7E1B2155" w14:textId="77777777" w:rsidR="00EE3D54" w:rsidRPr="00905497" w:rsidRDefault="00EE3D54" w:rsidP="000F722C">
            <w:pPr>
              <w:pStyle w:val="StyleTableHeader10pt"/>
              <w:suppressAutoHyphens/>
              <w:snapToGrid w:val="0"/>
              <w:spacing w:before="0"/>
              <w:jc w:val="left"/>
              <w:rPr>
                <w:rFonts w:ascii="Arial" w:hAnsi="Arial" w:cs="Arial"/>
                <w:spacing w:val="0"/>
                <w:sz w:val="18"/>
                <w:szCs w:val="16"/>
              </w:rPr>
            </w:pPr>
            <w:bookmarkStart w:id="8" w:name="TRequiredApprovals"/>
            <w:bookmarkEnd w:id="8"/>
            <w:r w:rsidRPr="00905497">
              <w:rPr>
                <w:rFonts w:ascii="Arial" w:hAnsi="Arial" w:cs="Arial"/>
                <w:sz w:val="18"/>
                <w:szCs w:val="16"/>
              </w:rPr>
              <w:t>V</w:t>
            </w:r>
            <w:r w:rsidRPr="00905497">
              <w:rPr>
                <w:rFonts w:ascii="Arial" w:hAnsi="Arial" w:cs="Arial"/>
                <w:spacing w:val="0"/>
                <w:sz w:val="18"/>
                <w:szCs w:val="16"/>
              </w:rPr>
              <w:t>ersion</w:t>
            </w:r>
          </w:p>
        </w:tc>
        <w:tc>
          <w:tcPr>
            <w:tcW w:w="1840" w:type="dxa"/>
            <w:tcBorders>
              <w:top w:val="single" w:sz="4" w:space="0" w:color="000000" w:themeColor="text1"/>
              <w:left w:val="single" w:sz="4" w:space="0" w:color="000000" w:themeColor="text1"/>
              <w:bottom w:val="single" w:sz="4" w:space="0" w:color="000000" w:themeColor="text1"/>
            </w:tcBorders>
            <w:shd w:val="clear" w:color="auto" w:fill="CCCCCC"/>
            <w:vAlign w:val="center"/>
          </w:tcPr>
          <w:p w14:paraId="71DAAE51" w14:textId="77777777" w:rsidR="00EE3D54" w:rsidRPr="00905497" w:rsidRDefault="00EE3D54" w:rsidP="000F722C">
            <w:pPr>
              <w:pStyle w:val="StyleTableHeader10pt"/>
              <w:suppressAutoHyphens/>
              <w:snapToGrid w:val="0"/>
              <w:spacing w:before="0"/>
              <w:jc w:val="left"/>
              <w:rPr>
                <w:rFonts w:ascii="Arial" w:hAnsi="Arial" w:cs="Arial"/>
                <w:spacing w:val="0"/>
                <w:sz w:val="18"/>
                <w:szCs w:val="16"/>
              </w:rPr>
            </w:pPr>
            <w:r w:rsidRPr="00905497">
              <w:rPr>
                <w:rFonts w:ascii="Arial" w:hAnsi="Arial" w:cs="Arial"/>
                <w:spacing w:val="0"/>
                <w:sz w:val="18"/>
                <w:szCs w:val="16"/>
              </w:rPr>
              <w:t>Date</w:t>
            </w:r>
          </w:p>
        </w:tc>
        <w:tc>
          <w:tcPr>
            <w:tcW w:w="1826" w:type="dxa"/>
            <w:tcBorders>
              <w:top w:val="single" w:sz="4" w:space="0" w:color="000000" w:themeColor="text1"/>
              <w:left w:val="single" w:sz="4" w:space="0" w:color="000000" w:themeColor="text1"/>
              <w:bottom w:val="single" w:sz="4" w:space="0" w:color="000000" w:themeColor="text1"/>
            </w:tcBorders>
            <w:shd w:val="clear" w:color="auto" w:fill="CCCCCC"/>
            <w:vAlign w:val="center"/>
          </w:tcPr>
          <w:p w14:paraId="6D5E3DC1" w14:textId="77777777" w:rsidR="00EE3D54" w:rsidRPr="00905497" w:rsidRDefault="00EE3D54" w:rsidP="000F722C">
            <w:pPr>
              <w:pStyle w:val="StyleTableHeader10pt"/>
              <w:suppressAutoHyphens/>
              <w:snapToGrid w:val="0"/>
              <w:spacing w:before="0"/>
              <w:jc w:val="left"/>
              <w:rPr>
                <w:rFonts w:ascii="Arial" w:hAnsi="Arial" w:cs="Arial"/>
                <w:spacing w:val="0"/>
                <w:sz w:val="18"/>
                <w:szCs w:val="16"/>
              </w:rPr>
            </w:pPr>
            <w:r w:rsidRPr="00905497">
              <w:rPr>
                <w:rFonts w:ascii="Arial" w:hAnsi="Arial" w:cs="Arial"/>
                <w:spacing w:val="0"/>
                <w:sz w:val="18"/>
                <w:szCs w:val="16"/>
              </w:rPr>
              <w:t>Author(s)</w:t>
            </w:r>
          </w:p>
        </w:tc>
        <w:tc>
          <w:tcPr>
            <w:tcW w:w="39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CCC"/>
            <w:vAlign w:val="center"/>
          </w:tcPr>
          <w:p w14:paraId="5373F758" w14:textId="77777777" w:rsidR="00EE3D54" w:rsidRPr="00905497" w:rsidRDefault="00EE3D54" w:rsidP="000F722C">
            <w:pPr>
              <w:pStyle w:val="StyleTableHeader10pt"/>
              <w:suppressAutoHyphens/>
              <w:snapToGrid w:val="0"/>
              <w:spacing w:before="0"/>
              <w:jc w:val="left"/>
              <w:rPr>
                <w:rFonts w:ascii="Arial" w:hAnsi="Arial" w:cs="Arial"/>
                <w:spacing w:val="0"/>
                <w:sz w:val="18"/>
                <w:szCs w:val="16"/>
              </w:rPr>
            </w:pPr>
            <w:r w:rsidRPr="00905497">
              <w:rPr>
                <w:rFonts w:ascii="Arial" w:hAnsi="Arial" w:cs="Arial"/>
                <w:spacing w:val="0"/>
                <w:sz w:val="18"/>
                <w:szCs w:val="16"/>
              </w:rPr>
              <w:t>Summary of changes</w:t>
            </w:r>
          </w:p>
        </w:tc>
      </w:tr>
      <w:tr w:rsidR="00EE3D54" w:rsidRPr="00905497" w14:paraId="3A89F248" w14:textId="77777777" w:rsidTr="0B431547">
        <w:trPr>
          <w:trHeight w:val="302"/>
        </w:trPr>
        <w:tc>
          <w:tcPr>
            <w:tcW w:w="98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3E228214" w14:textId="7DD216AA" w:rsidR="00EE3D54" w:rsidRPr="00905497" w:rsidRDefault="00EE3D54" w:rsidP="000F722C">
            <w:pPr>
              <w:suppressAutoHyphens/>
              <w:snapToGrid w:val="0"/>
              <w:rPr>
                <w:rFonts w:ascii="Arial" w:hAnsi="Arial" w:cs="Arial"/>
                <w:sz w:val="18"/>
                <w:szCs w:val="16"/>
              </w:rPr>
            </w:pPr>
          </w:p>
        </w:tc>
        <w:tc>
          <w:tcPr>
            <w:tcW w:w="184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4CE506F7" w14:textId="30F338AD" w:rsidR="00EE3D54" w:rsidRPr="00905497" w:rsidRDefault="00EE3D54" w:rsidP="000F722C">
            <w:pPr>
              <w:suppressAutoHyphens/>
              <w:snapToGrid w:val="0"/>
              <w:rPr>
                <w:rFonts w:ascii="Arial" w:hAnsi="Arial" w:cs="Arial"/>
                <w:sz w:val="18"/>
                <w:szCs w:val="16"/>
              </w:rPr>
            </w:pPr>
          </w:p>
        </w:tc>
        <w:tc>
          <w:tcPr>
            <w:tcW w:w="1826"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0949196F" w14:textId="57C162AC" w:rsidR="00EE3D54" w:rsidRPr="00905497" w:rsidRDefault="00EE3D54" w:rsidP="000F722C">
            <w:pPr>
              <w:suppressAutoHyphens/>
              <w:snapToGrid w:val="0"/>
              <w:jc w:val="left"/>
              <w:rPr>
                <w:rFonts w:ascii="Arial" w:hAnsi="Arial" w:cs="Arial"/>
                <w:sz w:val="18"/>
                <w:szCs w:val="18"/>
              </w:rPr>
            </w:pPr>
          </w:p>
        </w:tc>
        <w:tc>
          <w:tcPr>
            <w:tcW w:w="39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46179C9" w14:textId="385CB610" w:rsidR="00EE3D54" w:rsidRPr="00905497" w:rsidRDefault="00EE3D54" w:rsidP="000F722C">
            <w:pPr>
              <w:suppressAutoHyphens/>
              <w:snapToGrid w:val="0"/>
              <w:rPr>
                <w:rFonts w:ascii="Arial" w:hAnsi="Arial" w:cs="Arial"/>
                <w:sz w:val="18"/>
                <w:szCs w:val="16"/>
              </w:rPr>
            </w:pPr>
          </w:p>
        </w:tc>
      </w:tr>
      <w:tr w:rsidR="001A56FA" w:rsidRPr="00905497" w14:paraId="10D42529" w14:textId="77777777" w:rsidTr="0B431547">
        <w:trPr>
          <w:trHeight w:val="302"/>
        </w:trPr>
        <w:tc>
          <w:tcPr>
            <w:tcW w:w="98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59207AF6" w14:textId="3A4771BD" w:rsidR="001A56FA" w:rsidRPr="00905497" w:rsidRDefault="001A56FA" w:rsidP="0B431547">
            <w:pPr>
              <w:suppressAutoHyphens/>
              <w:snapToGrid w:val="0"/>
              <w:rPr>
                <w:rFonts w:ascii="Arial" w:eastAsia="Arial" w:hAnsi="Arial" w:cs="Arial"/>
                <w:sz w:val="18"/>
                <w:szCs w:val="18"/>
              </w:rPr>
            </w:pPr>
          </w:p>
        </w:tc>
        <w:tc>
          <w:tcPr>
            <w:tcW w:w="184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4E1A2228" w14:textId="1D6EAF4A" w:rsidR="001A56FA" w:rsidRPr="00905497" w:rsidRDefault="001A56FA" w:rsidP="0B431547">
            <w:pPr>
              <w:suppressAutoHyphens/>
              <w:snapToGrid w:val="0"/>
              <w:rPr>
                <w:rFonts w:ascii="Arial" w:eastAsia="Arial" w:hAnsi="Arial" w:cs="Arial"/>
                <w:sz w:val="18"/>
                <w:szCs w:val="18"/>
              </w:rPr>
            </w:pPr>
          </w:p>
        </w:tc>
        <w:tc>
          <w:tcPr>
            <w:tcW w:w="1826"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5B9D3CDC" w14:textId="7E5852D5" w:rsidR="001A56FA" w:rsidRPr="00905497" w:rsidRDefault="001A56FA" w:rsidP="0B431547">
            <w:pPr>
              <w:suppressAutoHyphens/>
              <w:snapToGrid w:val="0"/>
              <w:jc w:val="left"/>
              <w:rPr>
                <w:rFonts w:ascii="Arial" w:eastAsia="Arial" w:hAnsi="Arial" w:cs="Arial"/>
                <w:sz w:val="18"/>
                <w:szCs w:val="18"/>
              </w:rPr>
            </w:pPr>
          </w:p>
        </w:tc>
        <w:tc>
          <w:tcPr>
            <w:tcW w:w="39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A34A614" w14:textId="7FBC8572" w:rsidR="001A56FA" w:rsidRPr="00905497" w:rsidRDefault="001A56FA" w:rsidP="0B431547">
            <w:pPr>
              <w:suppressAutoHyphens/>
              <w:snapToGrid w:val="0"/>
              <w:jc w:val="left"/>
              <w:rPr>
                <w:rFonts w:ascii="Arial" w:eastAsia="Arial" w:hAnsi="Arial" w:cs="Arial"/>
                <w:sz w:val="18"/>
                <w:szCs w:val="18"/>
              </w:rPr>
            </w:pPr>
          </w:p>
        </w:tc>
      </w:tr>
      <w:tr w:rsidR="001A56FA" w:rsidRPr="00905497" w14:paraId="5373316F" w14:textId="77777777" w:rsidTr="0B431547">
        <w:trPr>
          <w:trHeight w:val="302"/>
        </w:trPr>
        <w:tc>
          <w:tcPr>
            <w:tcW w:w="98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35A24BD8" w14:textId="6F8C5F2C" w:rsidR="001A56FA" w:rsidRPr="00905497" w:rsidRDefault="001A56FA" w:rsidP="000F722C">
            <w:pPr>
              <w:suppressAutoHyphens/>
              <w:snapToGrid w:val="0"/>
              <w:rPr>
                <w:rFonts w:ascii="Arial" w:hAnsi="Arial" w:cs="Arial"/>
                <w:sz w:val="18"/>
                <w:szCs w:val="16"/>
              </w:rPr>
            </w:pPr>
          </w:p>
        </w:tc>
        <w:tc>
          <w:tcPr>
            <w:tcW w:w="184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2E446EEB" w14:textId="7E6B258C" w:rsidR="001A56FA" w:rsidRPr="00905497" w:rsidRDefault="001A56FA" w:rsidP="000F722C">
            <w:pPr>
              <w:suppressAutoHyphens/>
              <w:snapToGrid w:val="0"/>
              <w:rPr>
                <w:rFonts w:ascii="Arial" w:hAnsi="Arial" w:cs="Arial"/>
                <w:sz w:val="18"/>
                <w:szCs w:val="16"/>
              </w:rPr>
            </w:pPr>
          </w:p>
        </w:tc>
        <w:tc>
          <w:tcPr>
            <w:tcW w:w="1826"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125FF1DC" w14:textId="663E485E" w:rsidR="001A56FA" w:rsidRPr="00905497" w:rsidRDefault="001A56FA" w:rsidP="000F722C">
            <w:pPr>
              <w:suppressAutoHyphens/>
              <w:snapToGrid w:val="0"/>
              <w:rPr>
                <w:rFonts w:ascii="Arial" w:hAnsi="Arial" w:cs="Arial"/>
                <w:sz w:val="18"/>
                <w:szCs w:val="16"/>
              </w:rPr>
            </w:pPr>
          </w:p>
        </w:tc>
        <w:tc>
          <w:tcPr>
            <w:tcW w:w="39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5CE3927" w14:textId="61E340EA" w:rsidR="001A56FA" w:rsidRPr="00392772" w:rsidRDefault="001A56FA" w:rsidP="005E11A0">
            <w:pPr>
              <w:suppressAutoHyphens/>
              <w:snapToGrid w:val="0"/>
              <w:jc w:val="left"/>
              <w:rPr>
                <w:rFonts w:ascii="Arial" w:hAnsi="Arial" w:cs="Arial"/>
                <w:sz w:val="18"/>
                <w:szCs w:val="16"/>
              </w:rPr>
            </w:pPr>
          </w:p>
        </w:tc>
      </w:tr>
      <w:tr w:rsidR="001A56FA" w:rsidRPr="00905497" w14:paraId="2E99CBA0" w14:textId="77777777" w:rsidTr="0B431547">
        <w:trPr>
          <w:trHeight w:val="302"/>
        </w:trPr>
        <w:tc>
          <w:tcPr>
            <w:tcW w:w="98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053C45DF" w14:textId="38F7DE55" w:rsidR="001A56FA" w:rsidRPr="00905497" w:rsidRDefault="001A56FA" w:rsidP="000F722C">
            <w:pPr>
              <w:suppressAutoHyphens/>
              <w:snapToGrid w:val="0"/>
              <w:rPr>
                <w:rFonts w:ascii="Arial" w:hAnsi="Arial" w:cs="Arial"/>
                <w:sz w:val="18"/>
                <w:szCs w:val="16"/>
              </w:rPr>
            </w:pPr>
          </w:p>
        </w:tc>
        <w:tc>
          <w:tcPr>
            <w:tcW w:w="184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7451279E" w14:textId="408B3EE0" w:rsidR="001A56FA" w:rsidRPr="00905497" w:rsidRDefault="001A56FA" w:rsidP="000F722C">
            <w:pPr>
              <w:suppressAutoHyphens/>
              <w:snapToGrid w:val="0"/>
              <w:rPr>
                <w:rFonts w:ascii="Arial" w:hAnsi="Arial" w:cs="Arial"/>
                <w:sz w:val="18"/>
                <w:szCs w:val="16"/>
              </w:rPr>
            </w:pPr>
          </w:p>
        </w:tc>
        <w:tc>
          <w:tcPr>
            <w:tcW w:w="1826"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6869CDA9" w14:textId="6F80F02F" w:rsidR="001A56FA" w:rsidRPr="00905497" w:rsidRDefault="001A56FA" w:rsidP="000F722C">
            <w:pPr>
              <w:suppressAutoHyphens/>
              <w:snapToGrid w:val="0"/>
              <w:rPr>
                <w:rFonts w:ascii="Arial" w:hAnsi="Arial" w:cs="Arial"/>
                <w:sz w:val="18"/>
                <w:szCs w:val="18"/>
              </w:rPr>
            </w:pPr>
          </w:p>
        </w:tc>
        <w:tc>
          <w:tcPr>
            <w:tcW w:w="39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E03B093" w14:textId="772C09CD" w:rsidR="001A56FA" w:rsidRPr="00905497" w:rsidRDefault="001A56FA" w:rsidP="00CB663D">
            <w:pPr>
              <w:suppressAutoHyphens/>
              <w:snapToGrid w:val="0"/>
              <w:jc w:val="left"/>
              <w:rPr>
                <w:rFonts w:ascii="Arial" w:hAnsi="Arial" w:cs="Arial"/>
                <w:sz w:val="18"/>
                <w:szCs w:val="16"/>
              </w:rPr>
            </w:pPr>
          </w:p>
        </w:tc>
      </w:tr>
      <w:tr w:rsidR="001A56FA" w:rsidRPr="00905497" w14:paraId="379AA4E3" w14:textId="77777777" w:rsidTr="0B431547">
        <w:trPr>
          <w:trHeight w:val="302"/>
        </w:trPr>
        <w:tc>
          <w:tcPr>
            <w:tcW w:w="98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5D2572E5" w14:textId="77777777" w:rsidR="001A56FA" w:rsidRDefault="001A56FA" w:rsidP="000F722C">
            <w:pPr>
              <w:suppressAutoHyphens/>
              <w:snapToGrid w:val="0"/>
              <w:rPr>
                <w:rFonts w:ascii="Arial" w:hAnsi="Arial" w:cs="Arial"/>
                <w:sz w:val="18"/>
                <w:szCs w:val="16"/>
              </w:rPr>
            </w:pPr>
          </w:p>
        </w:tc>
        <w:tc>
          <w:tcPr>
            <w:tcW w:w="184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00B596C2" w14:textId="77777777" w:rsidR="001A56FA" w:rsidRDefault="001A56FA" w:rsidP="000F722C">
            <w:pPr>
              <w:suppressAutoHyphens/>
              <w:snapToGrid w:val="0"/>
              <w:rPr>
                <w:rFonts w:ascii="Arial" w:hAnsi="Arial" w:cs="Arial"/>
                <w:sz w:val="18"/>
                <w:szCs w:val="16"/>
              </w:rPr>
            </w:pPr>
          </w:p>
        </w:tc>
        <w:tc>
          <w:tcPr>
            <w:tcW w:w="1826"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5165429A" w14:textId="77777777" w:rsidR="001A56FA" w:rsidRDefault="001A56FA" w:rsidP="000F722C">
            <w:pPr>
              <w:suppressAutoHyphens/>
              <w:snapToGrid w:val="0"/>
              <w:rPr>
                <w:rFonts w:ascii="Arial" w:hAnsi="Arial" w:cs="Arial"/>
                <w:sz w:val="18"/>
                <w:szCs w:val="18"/>
              </w:rPr>
            </w:pPr>
          </w:p>
        </w:tc>
        <w:tc>
          <w:tcPr>
            <w:tcW w:w="39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4B8FBA4" w14:textId="77777777" w:rsidR="001A56FA" w:rsidRDefault="001A56FA" w:rsidP="007D4ADD">
            <w:pPr>
              <w:suppressAutoHyphens/>
              <w:snapToGrid w:val="0"/>
              <w:rPr>
                <w:rFonts w:ascii="Arial" w:hAnsi="Arial" w:cs="Arial"/>
                <w:sz w:val="18"/>
                <w:szCs w:val="16"/>
              </w:rPr>
            </w:pPr>
          </w:p>
        </w:tc>
      </w:tr>
      <w:tr w:rsidR="001A56FA" w:rsidRPr="00905497" w14:paraId="533AE07D" w14:textId="77777777" w:rsidTr="008B37EF">
        <w:trPr>
          <w:trHeight w:val="291"/>
        </w:trPr>
        <w:tc>
          <w:tcPr>
            <w:tcW w:w="98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42B457EE" w14:textId="77777777" w:rsidR="001A56FA" w:rsidRDefault="001A56FA" w:rsidP="000F722C">
            <w:pPr>
              <w:suppressAutoHyphens/>
              <w:snapToGrid w:val="0"/>
              <w:rPr>
                <w:rFonts w:ascii="Arial" w:hAnsi="Arial" w:cs="Arial"/>
                <w:sz w:val="18"/>
                <w:szCs w:val="16"/>
              </w:rPr>
            </w:pPr>
          </w:p>
        </w:tc>
        <w:tc>
          <w:tcPr>
            <w:tcW w:w="184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1B9E1988" w14:textId="77777777" w:rsidR="001A56FA" w:rsidRDefault="001A56FA" w:rsidP="000F722C">
            <w:pPr>
              <w:suppressAutoHyphens/>
              <w:snapToGrid w:val="0"/>
              <w:rPr>
                <w:rFonts w:ascii="Arial" w:hAnsi="Arial" w:cs="Arial"/>
                <w:sz w:val="18"/>
                <w:szCs w:val="16"/>
              </w:rPr>
            </w:pPr>
          </w:p>
        </w:tc>
        <w:tc>
          <w:tcPr>
            <w:tcW w:w="1826"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1B46489B" w14:textId="77777777" w:rsidR="001A56FA" w:rsidRDefault="001A56FA" w:rsidP="000F722C">
            <w:pPr>
              <w:suppressAutoHyphens/>
              <w:snapToGrid w:val="0"/>
              <w:rPr>
                <w:rFonts w:ascii="Arial" w:hAnsi="Arial" w:cs="Arial"/>
                <w:sz w:val="18"/>
                <w:szCs w:val="18"/>
              </w:rPr>
            </w:pPr>
          </w:p>
        </w:tc>
        <w:tc>
          <w:tcPr>
            <w:tcW w:w="39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25C1FBF" w14:textId="77777777" w:rsidR="001A56FA" w:rsidRDefault="001A56FA" w:rsidP="007D4ADD">
            <w:pPr>
              <w:suppressAutoHyphens/>
              <w:snapToGrid w:val="0"/>
              <w:rPr>
                <w:rFonts w:ascii="Arial" w:hAnsi="Arial" w:cs="Arial"/>
                <w:sz w:val="18"/>
                <w:szCs w:val="16"/>
              </w:rPr>
            </w:pPr>
          </w:p>
        </w:tc>
      </w:tr>
      <w:tr w:rsidR="001A56FA" w:rsidRPr="00905497" w14:paraId="1E5A24CA" w14:textId="77777777" w:rsidTr="008B37EF">
        <w:trPr>
          <w:trHeight w:val="390"/>
        </w:trPr>
        <w:tc>
          <w:tcPr>
            <w:tcW w:w="98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14C3103A" w14:textId="77777777" w:rsidR="001A56FA" w:rsidRDefault="001A56FA" w:rsidP="000F722C">
            <w:pPr>
              <w:suppressAutoHyphens/>
              <w:snapToGrid w:val="0"/>
              <w:rPr>
                <w:rFonts w:ascii="Arial" w:hAnsi="Arial" w:cs="Arial"/>
                <w:sz w:val="18"/>
                <w:szCs w:val="16"/>
              </w:rPr>
            </w:pPr>
          </w:p>
        </w:tc>
        <w:tc>
          <w:tcPr>
            <w:tcW w:w="184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1A523B5E" w14:textId="77777777" w:rsidR="001A56FA" w:rsidRDefault="001A56FA" w:rsidP="000F722C">
            <w:pPr>
              <w:suppressAutoHyphens/>
              <w:snapToGrid w:val="0"/>
              <w:rPr>
                <w:rFonts w:ascii="Arial" w:hAnsi="Arial" w:cs="Arial"/>
                <w:sz w:val="18"/>
                <w:szCs w:val="16"/>
              </w:rPr>
            </w:pPr>
          </w:p>
        </w:tc>
        <w:tc>
          <w:tcPr>
            <w:tcW w:w="1826"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5FBC44C3" w14:textId="77777777" w:rsidR="001A56FA" w:rsidRDefault="001A56FA" w:rsidP="000F722C">
            <w:pPr>
              <w:suppressAutoHyphens/>
              <w:snapToGrid w:val="0"/>
              <w:rPr>
                <w:rFonts w:ascii="Arial" w:hAnsi="Arial" w:cs="Arial"/>
                <w:sz w:val="18"/>
                <w:szCs w:val="18"/>
              </w:rPr>
            </w:pPr>
          </w:p>
        </w:tc>
        <w:tc>
          <w:tcPr>
            <w:tcW w:w="39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4A6CED8" w14:textId="77777777" w:rsidR="001A56FA" w:rsidRDefault="001A56FA" w:rsidP="008B37EF">
            <w:pPr>
              <w:suppressAutoHyphens/>
              <w:snapToGrid w:val="0"/>
              <w:jc w:val="left"/>
              <w:rPr>
                <w:rFonts w:ascii="Arial" w:hAnsi="Arial" w:cs="Arial"/>
                <w:sz w:val="18"/>
                <w:szCs w:val="16"/>
              </w:rPr>
            </w:pPr>
          </w:p>
        </w:tc>
      </w:tr>
      <w:tr w:rsidR="001A56FA" w:rsidRPr="00905497" w14:paraId="3D38185F" w14:textId="77777777" w:rsidTr="008D1507">
        <w:trPr>
          <w:trHeight w:val="336"/>
        </w:trPr>
        <w:tc>
          <w:tcPr>
            <w:tcW w:w="98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03421794" w14:textId="77777777" w:rsidR="001A56FA" w:rsidRDefault="001A56FA" w:rsidP="000F722C">
            <w:pPr>
              <w:suppressAutoHyphens/>
              <w:snapToGrid w:val="0"/>
              <w:rPr>
                <w:rFonts w:ascii="Arial" w:hAnsi="Arial" w:cs="Arial"/>
                <w:sz w:val="18"/>
                <w:szCs w:val="16"/>
              </w:rPr>
            </w:pPr>
          </w:p>
        </w:tc>
        <w:tc>
          <w:tcPr>
            <w:tcW w:w="184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198F331A" w14:textId="77777777" w:rsidR="001A56FA" w:rsidRDefault="001A56FA" w:rsidP="000F722C">
            <w:pPr>
              <w:suppressAutoHyphens/>
              <w:snapToGrid w:val="0"/>
              <w:rPr>
                <w:rFonts w:ascii="Arial" w:hAnsi="Arial" w:cs="Arial"/>
                <w:sz w:val="18"/>
                <w:szCs w:val="16"/>
              </w:rPr>
            </w:pPr>
          </w:p>
        </w:tc>
        <w:tc>
          <w:tcPr>
            <w:tcW w:w="1826"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25A837FA" w14:textId="77777777" w:rsidR="001A56FA" w:rsidRDefault="001A56FA" w:rsidP="000F722C">
            <w:pPr>
              <w:suppressAutoHyphens/>
              <w:snapToGrid w:val="0"/>
              <w:rPr>
                <w:rFonts w:ascii="Arial" w:hAnsi="Arial" w:cs="Arial"/>
                <w:sz w:val="18"/>
                <w:szCs w:val="18"/>
              </w:rPr>
            </w:pPr>
          </w:p>
        </w:tc>
        <w:tc>
          <w:tcPr>
            <w:tcW w:w="39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1783FE5" w14:textId="77777777" w:rsidR="001A56FA" w:rsidRDefault="001A56FA" w:rsidP="008B37EF">
            <w:pPr>
              <w:suppressAutoHyphens/>
              <w:snapToGrid w:val="0"/>
              <w:jc w:val="left"/>
              <w:rPr>
                <w:rFonts w:ascii="Arial" w:hAnsi="Arial" w:cs="Arial"/>
                <w:sz w:val="18"/>
                <w:szCs w:val="16"/>
              </w:rPr>
            </w:pPr>
          </w:p>
        </w:tc>
      </w:tr>
      <w:tr w:rsidR="001A56FA" w:rsidRPr="00905497" w14:paraId="4D1EE380" w14:textId="77777777" w:rsidTr="008D1507">
        <w:trPr>
          <w:trHeight w:val="336"/>
        </w:trPr>
        <w:tc>
          <w:tcPr>
            <w:tcW w:w="98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2C0BC8BC" w14:textId="77777777" w:rsidR="001A56FA" w:rsidRDefault="001A56FA" w:rsidP="000F722C">
            <w:pPr>
              <w:suppressAutoHyphens/>
              <w:snapToGrid w:val="0"/>
              <w:rPr>
                <w:rFonts w:ascii="Arial" w:hAnsi="Arial" w:cs="Arial"/>
                <w:sz w:val="18"/>
                <w:szCs w:val="16"/>
              </w:rPr>
            </w:pPr>
          </w:p>
        </w:tc>
        <w:tc>
          <w:tcPr>
            <w:tcW w:w="184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5B208E11" w14:textId="77777777" w:rsidR="001A56FA" w:rsidRDefault="001A56FA" w:rsidP="000F722C">
            <w:pPr>
              <w:suppressAutoHyphens/>
              <w:snapToGrid w:val="0"/>
              <w:rPr>
                <w:rFonts w:ascii="Arial" w:hAnsi="Arial" w:cs="Arial"/>
                <w:sz w:val="18"/>
                <w:szCs w:val="16"/>
              </w:rPr>
            </w:pPr>
          </w:p>
        </w:tc>
        <w:tc>
          <w:tcPr>
            <w:tcW w:w="1826"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0AF6FDBE" w14:textId="77777777" w:rsidR="001A56FA" w:rsidRDefault="001A56FA" w:rsidP="000F722C">
            <w:pPr>
              <w:suppressAutoHyphens/>
              <w:snapToGrid w:val="0"/>
              <w:rPr>
                <w:rFonts w:ascii="Arial" w:hAnsi="Arial" w:cs="Arial"/>
                <w:sz w:val="18"/>
                <w:szCs w:val="18"/>
              </w:rPr>
            </w:pPr>
          </w:p>
        </w:tc>
        <w:tc>
          <w:tcPr>
            <w:tcW w:w="39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0711427" w14:textId="77777777" w:rsidR="001A56FA" w:rsidRDefault="001A56FA" w:rsidP="00175D8C">
            <w:pPr>
              <w:suppressAutoHyphens/>
              <w:snapToGrid w:val="0"/>
              <w:jc w:val="left"/>
              <w:rPr>
                <w:rFonts w:ascii="Arial" w:hAnsi="Arial" w:cs="Arial"/>
                <w:sz w:val="18"/>
                <w:szCs w:val="16"/>
              </w:rPr>
            </w:pPr>
          </w:p>
        </w:tc>
      </w:tr>
      <w:tr w:rsidR="001A56FA" w:rsidRPr="00905497" w14:paraId="5C637ED6" w14:textId="77777777" w:rsidTr="008D1507">
        <w:trPr>
          <w:trHeight w:val="336"/>
        </w:trPr>
        <w:tc>
          <w:tcPr>
            <w:tcW w:w="98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350A7C58" w14:textId="77777777" w:rsidR="001A56FA" w:rsidRDefault="001A56FA" w:rsidP="000F722C">
            <w:pPr>
              <w:suppressAutoHyphens/>
              <w:snapToGrid w:val="0"/>
              <w:rPr>
                <w:rFonts w:ascii="Arial" w:hAnsi="Arial" w:cs="Arial"/>
                <w:sz w:val="18"/>
                <w:szCs w:val="16"/>
              </w:rPr>
            </w:pPr>
          </w:p>
        </w:tc>
        <w:tc>
          <w:tcPr>
            <w:tcW w:w="184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6E510373" w14:textId="77777777" w:rsidR="001A56FA" w:rsidRDefault="001A56FA" w:rsidP="000F722C">
            <w:pPr>
              <w:suppressAutoHyphens/>
              <w:snapToGrid w:val="0"/>
              <w:rPr>
                <w:rFonts w:ascii="Arial" w:hAnsi="Arial" w:cs="Arial"/>
                <w:sz w:val="18"/>
                <w:szCs w:val="16"/>
              </w:rPr>
            </w:pPr>
          </w:p>
        </w:tc>
        <w:tc>
          <w:tcPr>
            <w:tcW w:w="1826"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34FE378F" w14:textId="77777777" w:rsidR="001A56FA" w:rsidRDefault="001A56FA" w:rsidP="000F722C">
            <w:pPr>
              <w:suppressAutoHyphens/>
              <w:snapToGrid w:val="0"/>
              <w:rPr>
                <w:rFonts w:ascii="Arial" w:hAnsi="Arial" w:cs="Arial"/>
                <w:sz w:val="18"/>
                <w:szCs w:val="18"/>
              </w:rPr>
            </w:pPr>
          </w:p>
        </w:tc>
        <w:tc>
          <w:tcPr>
            <w:tcW w:w="39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7A62844" w14:textId="77777777" w:rsidR="001A56FA" w:rsidRDefault="001A56FA" w:rsidP="00175D8C">
            <w:pPr>
              <w:suppressAutoHyphens/>
              <w:snapToGrid w:val="0"/>
              <w:jc w:val="left"/>
              <w:rPr>
                <w:rFonts w:ascii="Arial" w:hAnsi="Arial" w:cs="Arial"/>
                <w:sz w:val="18"/>
                <w:szCs w:val="16"/>
              </w:rPr>
            </w:pPr>
          </w:p>
        </w:tc>
      </w:tr>
      <w:tr w:rsidR="001A56FA" w:rsidRPr="00905497" w14:paraId="6620CB13" w14:textId="77777777" w:rsidTr="008D1507">
        <w:trPr>
          <w:trHeight w:val="336"/>
        </w:trPr>
        <w:tc>
          <w:tcPr>
            <w:tcW w:w="98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7005B22E" w14:textId="77777777" w:rsidR="001A56FA" w:rsidRDefault="001A56FA" w:rsidP="000F722C">
            <w:pPr>
              <w:suppressAutoHyphens/>
              <w:snapToGrid w:val="0"/>
              <w:rPr>
                <w:rFonts w:ascii="Arial" w:hAnsi="Arial" w:cs="Arial"/>
                <w:sz w:val="18"/>
                <w:szCs w:val="16"/>
              </w:rPr>
            </w:pPr>
          </w:p>
        </w:tc>
        <w:tc>
          <w:tcPr>
            <w:tcW w:w="184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259171C5" w14:textId="77777777" w:rsidR="001A56FA" w:rsidRDefault="001A56FA" w:rsidP="000F722C">
            <w:pPr>
              <w:suppressAutoHyphens/>
              <w:snapToGrid w:val="0"/>
              <w:rPr>
                <w:rFonts w:ascii="Arial" w:hAnsi="Arial" w:cs="Arial"/>
                <w:sz w:val="18"/>
                <w:szCs w:val="16"/>
              </w:rPr>
            </w:pPr>
          </w:p>
        </w:tc>
        <w:tc>
          <w:tcPr>
            <w:tcW w:w="1826"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57C64B23" w14:textId="77777777" w:rsidR="001A56FA" w:rsidRDefault="001A56FA" w:rsidP="000F722C">
            <w:pPr>
              <w:suppressAutoHyphens/>
              <w:snapToGrid w:val="0"/>
              <w:rPr>
                <w:rFonts w:ascii="Arial" w:hAnsi="Arial" w:cs="Arial"/>
                <w:sz w:val="18"/>
                <w:szCs w:val="18"/>
              </w:rPr>
            </w:pPr>
          </w:p>
        </w:tc>
        <w:tc>
          <w:tcPr>
            <w:tcW w:w="39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D3D5CDF" w14:textId="77777777" w:rsidR="001A56FA" w:rsidRDefault="001A56FA" w:rsidP="004C77B8">
            <w:pPr>
              <w:suppressAutoHyphens/>
              <w:snapToGrid w:val="0"/>
              <w:jc w:val="left"/>
              <w:rPr>
                <w:rFonts w:ascii="Arial" w:hAnsi="Arial" w:cs="Arial"/>
                <w:sz w:val="18"/>
                <w:szCs w:val="16"/>
              </w:rPr>
            </w:pPr>
          </w:p>
        </w:tc>
      </w:tr>
    </w:tbl>
    <w:p w14:paraId="131B7FAE" w14:textId="77777777" w:rsidR="00EE3D54" w:rsidRPr="00905497" w:rsidRDefault="00EE3D54" w:rsidP="000F722C">
      <w:pPr>
        <w:suppressAutoHyphens/>
        <w:rPr>
          <w:rFonts w:ascii="Arial" w:hAnsi="Arial" w:cs="Arial"/>
          <w:sz w:val="20"/>
          <w:lang w:val="en-GB"/>
        </w:rPr>
      </w:pPr>
    </w:p>
    <w:p w14:paraId="20FDFFA5" w14:textId="77777777" w:rsidR="00EE3D54" w:rsidRPr="00905497" w:rsidRDefault="00EE3D54" w:rsidP="002F67CB">
      <w:pPr>
        <w:pStyle w:val="Heading2"/>
        <w:numPr>
          <w:ilvl w:val="0"/>
          <w:numId w:val="10"/>
        </w:numPr>
        <w:suppressAutoHyphens/>
        <w:rPr>
          <w:rFonts w:ascii="Arial" w:hAnsi="Arial" w:cs="Arial"/>
        </w:rPr>
      </w:pPr>
      <w:bookmarkStart w:id="9" w:name="_Toc510360989"/>
      <w:bookmarkStart w:id="10" w:name="_Toc525115093"/>
      <w:r w:rsidRPr="00905497">
        <w:rPr>
          <w:rFonts w:ascii="Arial" w:hAnsi="Arial" w:cs="Arial"/>
        </w:rPr>
        <w:t>Distribution</w:t>
      </w:r>
      <w:bookmarkEnd w:id="9"/>
      <w:bookmarkEnd w:id="10"/>
    </w:p>
    <w:p w14:paraId="4B4510B7" w14:textId="77777777" w:rsidR="00EE3D54" w:rsidRPr="00905497" w:rsidRDefault="00EE3D54" w:rsidP="000F722C">
      <w:pPr>
        <w:suppressAutoHyphens/>
        <w:rPr>
          <w:rFonts w:ascii="Arial" w:hAnsi="Arial" w:cs="Arial"/>
          <w:sz w:val="20"/>
          <w:lang w:val="en-GB"/>
        </w:rPr>
      </w:pPr>
    </w:p>
    <w:p w14:paraId="339F2A07" w14:textId="77777777" w:rsidR="00EE3D54" w:rsidRPr="00905497" w:rsidRDefault="00EE3D54" w:rsidP="000F722C">
      <w:pPr>
        <w:suppressAutoHyphens/>
        <w:ind w:left="720"/>
        <w:rPr>
          <w:rFonts w:ascii="Arial" w:hAnsi="Arial" w:cs="Arial"/>
          <w:szCs w:val="22"/>
        </w:rPr>
      </w:pPr>
      <w:r w:rsidRPr="00905497">
        <w:rPr>
          <w:rFonts w:ascii="Arial" w:hAnsi="Arial" w:cs="Arial"/>
          <w:szCs w:val="22"/>
        </w:rPr>
        <w:t>This document has been distributed to:</w:t>
      </w:r>
    </w:p>
    <w:p w14:paraId="7C1C1772" w14:textId="77777777" w:rsidR="00EE3D54" w:rsidRPr="00905497" w:rsidRDefault="00EE3D54" w:rsidP="000F722C">
      <w:pPr>
        <w:suppressAutoHyphens/>
        <w:rPr>
          <w:rFonts w:ascii="Arial" w:hAnsi="Arial" w:cs="Arial"/>
          <w:sz w:val="20"/>
          <w:lang w:val="en-GB"/>
        </w:rPr>
      </w:pPr>
    </w:p>
    <w:tbl>
      <w:tblPr>
        <w:tblW w:w="8651" w:type="dxa"/>
        <w:tblInd w:w="830" w:type="dxa"/>
        <w:tblLayout w:type="fixed"/>
        <w:tblCellMar>
          <w:top w:w="14" w:type="dxa"/>
          <w:left w:w="115" w:type="dxa"/>
          <w:bottom w:w="14" w:type="dxa"/>
          <w:right w:w="115" w:type="dxa"/>
        </w:tblCellMar>
        <w:tblLook w:val="0000" w:firstRow="0" w:lastRow="0" w:firstColumn="0" w:lastColumn="0" w:noHBand="0" w:noVBand="0"/>
      </w:tblPr>
      <w:tblGrid>
        <w:gridCol w:w="2340"/>
        <w:gridCol w:w="1790"/>
        <w:gridCol w:w="4521"/>
      </w:tblGrid>
      <w:tr w:rsidR="00EE3D54" w:rsidRPr="00905497" w14:paraId="5AD29350" w14:textId="77777777" w:rsidTr="00175D8C">
        <w:trPr>
          <w:trHeight w:val="288"/>
        </w:trPr>
        <w:tc>
          <w:tcPr>
            <w:tcW w:w="2340" w:type="dxa"/>
            <w:tcBorders>
              <w:top w:val="single" w:sz="4" w:space="0" w:color="000000"/>
              <w:left w:val="single" w:sz="4" w:space="0" w:color="000000"/>
              <w:bottom w:val="single" w:sz="4" w:space="0" w:color="000000"/>
            </w:tcBorders>
            <w:shd w:val="clear" w:color="auto" w:fill="CCCCCC"/>
            <w:vAlign w:val="center"/>
          </w:tcPr>
          <w:p w14:paraId="5CBC6680" w14:textId="77777777" w:rsidR="00EE3D54" w:rsidRPr="00905497" w:rsidRDefault="00EE3D54" w:rsidP="000F722C">
            <w:pPr>
              <w:pStyle w:val="StyleTableHeader10pt"/>
              <w:suppressAutoHyphens/>
              <w:snapToGrid w:val="0"/>
              <w:spacing w:before="0"/>
              <w:jc w:val="left"/>
              <w:rPr>
                <w:rFonts w:ascii="Arial" w:hAnsi="Arial" w:cs="Arial"/>
                <w:spacing w:val="0"/>
                <w:sz w:val="18"/>
                <w:szCs w:val="16"/>
              </w:rPr>
            </w:pPr>
            <w:r w:rsidRPr="00905497">
              <w:rPr>
                <w:rFonts w:ascii="Arial" w:hAnsi="Arial" w:cs="Arial"/>
                <w:spacing w:val="0"/>
                <w:sz w:val="18"/>
                <w:szCs w:val="16"/>
              </w:rPr>
              <w:t>Name</w:t>
            </w:r>
          </w:p>
        </w:tc>
        <w:tc>
          <w:tcPr>
            <w:tcW w:w="1790" w:type="dxa"/>
            <w:tcBorders>
              <w:top w:val="single" w:sz="4" w:space="0" w:color="000000"/>
              <w:left w:val="single" w:sz="4" w:space="0" w:color="000000"/>
              <w:bottom w:val="single" w:sz="4" w:space="0" w:color="000000"/>
            </w:tcBorders>
            <w:shd w:val="clear" w:color="auto" w:fill="CCCCCC"/>
            <w:vAlign w:val="center"/>
          </w:tcPr>
          <w:p w14:paraId="42B52088" w14:textId="77777777" w:rsidR="00EE3D54" w:rsidRPr="00905497" w:rsidRDefault="00EE3D54" w:rsidP="000F722C">
            <w:pPr>
              <w:pStyle w:val="StyleTableHeader10pt"/>
              <w:suppressAutoHyphens/>
              <w:snapToGrid w:val="0"/>
              <w:spacing w:before="0"/>
              <w:jc w:val="left"/>
              <w:rPr>
                <w:rFonts w:ascii="Arial" w:hAnsi="Arial" w:cs="Arial"/>
                <w:spacing w:val="0"/>
                <w:sz w:val="18"/>
                <w:szCs w:val="16"/>
              </w:rPr>
            </w:pPr>
            <w:r w:rsidRPr="00905497">
              <w:rPr>
                <w:rFonts w:ascii="Arial" w:hAnsi="Arial" w:cs="Arial"/>
                <w:spacing w:val="0"/>
                <w:sz w:val="18"/>
                <w:szCs w:val="16"/>
              </w:rPr>
              <w:t>Organization</w:t>
            </w:r>
          </w:p>
        </w:tc>
        <w:tc>
          <w:tcPr>
            <w:tcW w:w="4521"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39ADC7B1" w14:textId="77777777" w:rsidR="00EE3D54" w:rsidRPr="00905497" w:rsidRDefault="00EE3D54" w:rsidP="000F722C">
            <w:pPr>
              <w:pStyle w:val="StyleTableHeader10pt"/>
              <w:suppressAutoHyphens/>
              <w:snapToGrid w:val="0"/>
              <w:spacing w:before="0"/>
              <w:jc w:val="left"/>
              <w:rPr>
                <w:rFonts w:ascii="Arial" w:hAnsi="Arial" w:cs="Arial"/>
                <w:spacing w:val="0"/>
                <w:sz w:val="18"/>
                <w:szCs w:val="16"/>
              </w:rPr>
            </w:pPr>
            <w:r w:rsidRPr="00905497">
              <w:rPr>
                <w:rFonts w:ascii="Arial" w:hAnsi="Arial" w:cs="Arial"/>
                <w:spacing w:val="0"/>
                <w:sz w:val="18"/>
                <w:szCs w:val="16"/>
              </w:rPr>
              <w:t>Title / Role</w:t>
            </w:r>
          </w:p>
        </w:tc>
      </w:tr>
      <w:tr w:rsidR="00EE3D54" w:rsidRPr="00905497" w14:paraId="23E1FBC0" w14:textId="77777777" w:rsidTr="00175D8C">
        <w:trPr>
          <w:trHeight w:val="302"/>
        </w:trPr>
        <w:tc>
          <w:tcPr>
            <w:tcW w:w="2340" w:type="dxa"/>
            <w:tcBorders>
              <w:top w:val="single" w:sz="4" w:space="0" w:color="000000"/>
              <w:left w:val="single" w:sz="4" w:space="0" w:color="000000"/>
              <w:bottom w:val="single" w:sz="4" w:space="0" w:color="000000"/>
            </w:tcBorders>
            <w:shd w:val="clear" w:color="auto" w:fill="auto"/>
            <w:vAlign w:val="center"/>
          </w:tcPr>
          <w:p w14:paraId="5B6A3EE0" w14:textId="77777777" w:rsidR="00EE3D54" w:rsidRPr="00905497" w:rsidRDefault="00EE3D54" w:rsidP="000F722C">
            <w:pPr>
              <w:suppressAutoHyphens/>
              <w:snapToGrid w:val="0"/>
              <w:rPr>
                <w:rFonts w:ascii="Arial" w:hAnsi="Arial" w:cs="Arial"/>
                <w:sz w:val="18"/>
                <w:szCs w:val="16"/>
              </w:rPr>
            </w:pPr>
          </w:p>
        </w:tc>
        <w:tc>
          <w:tcPr>
            <w:tcW w:w="1790" w:type="dxa"/>
            <w:tcBorders>
              <w:top w:val="single" w:sz="4" w:space="0" w:color="000000"/>
              <w:left w:val="single" w:sz="4" w:space="0" w:color="000000"/>
              <w:bottom w:val="single" w:sz="4" w:space="0" w:color="000000"/>
            </w:tcBorders>
            <w:shd w:val="clear" w:color="auto" w:fill="auto"/>
            <w:vAlign w:val="center"/>
          </w:tcPr>
          <w:p w14:paraId="15FAF6E9" w14:textId="77777777" w:rsidR="00EE3D54" w:rsidRPr="00905497" w:rsidRDefault="00EE3D54" w:rsidP="000F722C">
            <w:pPr>
              <w:suppressAutoHyphens/>
              <w:snapToGrid w:val="0"/>
              <w:rPr>
                <w:rFonts w:ascii="Arial" w:hAnsi="Arial" w:cs="Arial"/>
                <w:sz w:val="18"/>
                <w:szCs w:val="16"/>
              </w:rPr>
            </w:pPr>
          </w:p>
        </w:tc>
        <w:tc>
          <w:tcPr>
            <w:tcW w:w="45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DF12D3" w14:textId="77777777" w:rsidR="00EE3D54" w:rsidRPr="00905497" w:rsidRDefault="00EE3D54" w:rsidP="000F722C">
            <w:pPr>
              <w:suppressAutoHyphens/>
              <w:snapToGrid w:val="0"/>
              <w:rPr>
                <w:rFonts w:ascii="Arial" w:hAnsi="Arial" w:cs="Arial"/>
                <w:sz w:val="18"/>
                <w:szCs w:val="16"/>
              </w:rPr>
            </w:pPr>
          </w:p>
        </w:tc>
      </w:tr>
      <w:tr w:rsidR="00384D3C" w:rsidRPr="00905497" w14:paraId="650D5281" w14:textId="77777777" w:rsidTr="00175D8C">
        <w:trPr>
          <w:trHeight w:val="302"/>
        </w:trPr>
        <w:tc>
          <w:tcPr>
            <w:tcW w:w="2340" w:type="dxa"/>
            <w:tcBorders>
              <w:top w:val="single" w:sz="4" w:space="0" w:color="000000"/>
              <w:left w:val="single" w:sz="4" w:space="0" w:color="000000"/>
              <w:bottom w:val="single" w:sz="4" w:space="0" w:color="000000"/>
            </w:tcBorders>
            <w:shd w:val="clear" w:color="auto" w:fill="auto"/>
            <w:vAlign w:val="center"/>
          </w:tcPr>
          <w:p w14:paraId="2F83B916" w14:textId="77777777" w:rsidR="00384D3C" w:rsidRPr="00905497" w:rsidRDefault="00384D3C" w:rsidP="00384D3C">
            <w:pPr>
              <w:suppressAutoHyphens/>
              <w:snapToGrid w:val="0"/>
              <w:jc w:val="left"/>
              <w:rPr>
                <w:rFonts w:ascii="Arial" w:hAnsi="Arial" w:cs="Arial"/>
                <w:sz w:val="18"/>
                <w:szCs w:val="16"/>
              </w:rPr>
            </w:pPr>
          </w:p>
        </w:tc>
        <w:tc>
          <w:tcPr>
            <w:tcW w:w="1790" w:type="dxa"/>
            <w:tcBorders>
              <w:top w:val="single" w:sz="4" w:space="0" w:color="000000"/>
              <w:left w:val="single" w:sz="4" w:space="0" w:color="000000"/>
              <w:bottom w:val="single" w:sz="4" w:space="0" w:color="000000"/>
            </w:tcBorders>
            <w:shd w:val="clear" w:color="auto" w:fill="auto"/>
            <w:vAlign w:val="center"/>
          </w:tcPr>
          <w:p w14:paraId="6B604DA4" w14:textId="77777777" w:rsidR="00384D3C" w:rsidRPr="00905497" w:rsidRDefault="00384D3C" w:rsidP="00384D3C">
            <w:pPr>
              <w:suppressAutoHyphens/>
              <w:snapToGrid w:val="0"/>
              <w:rPr>
                <w:rFonts w:ascii="Arial" w:hAnsi="Arial" w:cs="Arial"/>
                <w:sz w:val="18"/>
                <w:szCs w:val="16"/>
              </w:rPr>
            </w:pPr>
          </w:p>
        </w:tc>
        <w:tc>
          <w:tcPr>
            <w:tcW w:w="45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8F85CF" w14:textId="77777777" w:rsidR="00384D3C" w:rsidRPr="00905497" w:rsidRDefault="00384D3C" w:rsidP="00384D3C">
            <w:pPr>
              <w:suppressAutoHyphens/>
              <w:snapToGrid w:val="0"/>
              <w:rPr>
                <w:rFonts w:ascii="Arial" w:hAnsi="Arial" w:cs="Arial"/>
                <w:sz w:val="18"/>
                <w:szCs w:val="16"/>
              </w:rPr>
            </w:pPr>
          </w:p>
        </w:tc>
      </w:tr>
    </w:tbl>
    <w:p w14:paraId="4B2305D0" w14:textId="77777777" w:rsidR="00EE3D54" w:rsidRPr="00905497" w:rsidRDefault="00EE3D54" w:rsidP="000F722C">
      <w:pPr>
        <w:suppressAutoHyphens/>
        <w:rPr>
          <w:rFonts w:ascii="Arial" w:hAnsi="Arial" w:cs="Arial"/>
          <w:sz w:val="20"/>
          <w:lang w:val="en-GB"/>
        </w:rPr>
      </w:pPr>
    </w:p>
    <w:p w14:paraId="19A2EC6F" w14:textId="77777777" w:rsidR="00EE3D54" w:rsidRPr="00905497" w:rsidRDefault="00EE3D54" w:rsidP="002F67CB">
      <w:pPr>
        <w:pStyle w:val="Heading2"/>
        <w:numPr>
          <w:ilvl w:val="0"/>
          <w:numId w:val="10"/>
        </w:numPr>
        <w:suppressAutoHyphens/>
        <w:rPr>
          <w:rFonts w:ascii="Arial" w:hAnsi="Arial" w:cs="Arial"/>
        </w:rPr>
      </w:pPr>
      <w:bookmarkStart w:id="11" w:name="_Toc510360990"/>
      <w:bookmarkStart w:id="12" w:name="_Toc525115094"/>
      <w:r w:rsidRPr="00905497">
        <w:rPr>
          <w:rFonts w:ascii="Arial" w:hAnsi="Arial" w:cs="Arial"/>
        </w:rPr>
        <w:t>Approvals</w:t>
      </w:r>
      <w:bookmarkEnd w:id="11"/>
      <w:bookmarkEnd w:id="12"/>
    </w:p>
    <w:p w14:paraId="1A551912" w14:textId="77777777" w:rsidR="00EE3D54" w:rsidRPr="00905497" w:rsidRDefault="00EE3D54" w:rsidP="000F722C">
      <w:pPr>
        <w:suppressAutoHyphens/>
        <w:rPr>
          <w:rFonts w:ascii="Arial" w:hAnsi="Arial" w:cs="Arial"/>
        </w:rPr>
      </w:pPr>
    </w:p>
    <w:p w14:paraId="4DAF8A99" w14:textId="77777777" w:rsidR="00EE3D54" w:rsidRPr="00905497" w:rsidRDefault="00EE3D54" w:rsidP="000F722C">
      <w:pPr>
        <w:suppressAutoHyphens/>
        <w:ind w:left="720"/>
        <w:rPr>
          <w:rFonts w:ascii="Arial" w:hAnsi="Arial" w:cs="Arial"/>
          <w:szCs w:val="22"/>
        </w:rPr>
      </w:pPr>
      <w:r w:rsidRPr="00905497">
        <w:rPr>
          <w:rFonts w:ascii="Arial" w:hAnsi="Arial" w:cs="Arial"/>
          <w:szCs w:val="22"/>
        </w:rPr>
        <w:t>This document requires following approvals:</w:t>
      </w:r>
    </w:p>
    <w:p w14:paraId="6264FF39" w14:textId="77777777" w:rsidR="00EE3D54" w:rsidRPr="00905497" w:rsidRDefault="00EE3D54" w:rsidP="000F722C">
      <w:pPr>
        <w:suppressAutoHyphens/>
        <w:ind w:left="720"/>
        <w:rPr>
          <w:rFonts w:ascii="Arial" w:hAnsi="Arial" w:cs="Arial"/>
          <w:szCs w:val="22"/>
        </w:rPr>
      </w:pPr>
    </w:p>
    <w:tbl>
      <w:tblPr>
        <w:tblW w:w="8651" w:type="dxa"/>
        <w:tblInd w:w="830" w:type="dxa"/>
        <w:tblLayout w:type="fixed"/>
        <w:tblCellMar>
          <w:top w:w="14" w:type="dxa"/>
          <w:left w:w="115" w:type="dxa"/>
          <w:bottom w:w="14" w:type="dxa"/>
          <w:right w:w="115" w:type="dxa"/>
        </w:tblCellMar>
        <w:tblLook w:val="0000" w:firstRow="0" w:lastRow="0" w:firstColumn="0" w:lastColumn="0" w:noHBand="0" w:noVBand="0"/>
      </w:tblPr>
      <w:tblGrid>
        <w:gridCol w:w="2340"/>
        <w:gridCol w:w="1790"/>
        <w:gridCol w:w="4521"/>
      </w:tblGrid>
      <w:tr w:rsidR="00EE3D54" w:rsidRPr="00905497" w14:paraId="1AF62440" w14:textId="77777777" w:rsidTr="00175D8C">
        <w:trPr>
          <w:trHeight w:val="288"/>
        </w:trPr>
        <w:tc>
          <w:tcPr>
            <w:tcW w:w="2340" w:type="dxa"/>
            <w:tcBorders>
              <w:top w:val="single" w:sz="4" w:space="0" w:color="000000"/>
              <w:left w:val="single" w:sz="4" w:space="0" w:color="000000"/>
              <w:bottom w:val="single" w:sz="4" w:space="0" w:color="000000"/>
            </w:tcBorders>
            <w:shd w:val="clear" w:color="auto" w:fill="CCCCCC"/>
            <w:vAlign w:val="center"/>
          </w:tcPr>
          <w:p w14:paraId="57A02045" w14:textId="77777777" w:rsidR="00EE3D54" w:rsidRPr="00905497" w:rsidRDefault="00EE3D54" w:rsidP="000F722C">
            <w:pPr>
              <w:pStyle w:val="StyleTableHeader10pt"/>
              <w:keepNext/>
              <w:keepLines/>
              <w:suppressAutoHyphens/>
              <w:snapToGrid w:val="0"/>
              <w:spacing w:before="0"/>
              <w:jc w:val="left"/>
              <w:rPr>
                <w:rFonts w:ascii="Arial" w:hAnsi="Arial" w:cs="Arial"/>
                <w:spacing w:val="0"/>
                <w:sz w:val="18"/>
                <w:szCs w:val="16"/>
              </w:rPr>
            </w:pPr>
            <w:r w:rsidRPr="00905497">
              <w:rPr>
                <w:rFonts w:ascii="Arial" w:hAnsi="Arial" w:cs="Arial"/>
                <w:spacing w:val="0"/>
                <w:sz w:val="18"/>
                <w:szCs w:val="16"/>
              </w:rPr>
              <w:t>Approver</w:t>
            </w:r>
          </w:p>
        </w:tc>
        <w:tc>
          <w:tcPr>
            <w:tcW w:w="1790" w:type="dxa"/>
            <w:tcBorders>
              <w:top w:val="single" w:sz="4" w:space="0" w:color="000000"/>
              <w:left w:val="single" w:sz="4" w:space="0" w:color="000000"/>
              <w:bottom w:val="single" w:sz="4" w:space="0" w:color="000000"/>
            </w:tcBorders>
            <w:shd w:val="clear" w:color="auto" w:fill="CCCCCC"/>
            <w:vAlign w:val="center"/>
          </w:tcPr>
          <w:p w14:paraId="3502ECDB" w14:textId="77777777" w:rsidR="00EE3D54" w:rsidRPr="00905497" w:rsidRDefault="00EE3D54" w:rsidP="000F722C">
            <w:pPr>
              <w:pStyle w:val="StyleTableHeader10pt"/>
              <w:keepNext/>
              <w:keepLines/>
              <w:suppressAutoHyphens/>
              <w:snapToGrid w:val="0"/>
              <w:spacing w:before="0"/>
              <w:jc w:val="left"/>
              <w:rPr>
                <w:rFonts w:ascii="Arial" w:hAnsi="Arial" w:cs="Arial"/>
                <w:spacing w:val="0"/>
                <w:sz w:val="18"/>
                <w:szCs w:val="16"/>
              </w:rPr>
            </w:pPr>
            <w:r w:rsidRPr="00905497">
              <w:rPr>
                <w:rFonts w:ascii="Arial" w:hAnsi="Arial" w:cs="Arial"/>
                <w:spacing w:val="0"/>
                <w:sz w:val="18"/>
                <w:szCs w:val="16"/>
              </w:rPr>
              <w:t>Date Approved</w:t>
            </w:r>
          </w:p>
        </w:tc>
        <w:tc>
          <w:tcPr>
            <w:tcW w:w="4521"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4C4555B7" w14:textId="77777777" w:rsidR="00EE3D54" w:rsidRPr="00905497" w:rsidRDefault="00EE3D54" w:rsidP="000F722C">
            <w:pPr>
              <w:pStyle w:val="StyleTableHeader10pt"/>
              <w:keepNext/>
              <w:keepLines/>
              <w:suppressAutoHyphens/>
              <w:snapToGrid w:val="0"/>
              <w:spacing w:before="0"/>
              <w:jc w:val="left"/>
              <w:rPr>
                <w:rFonts w:ascii="Arial" w:hAnsi="Arial" w:cs="Arial"/>
                <w:spacing w:val="0"/>
                <w:sz w:val="18"/>
                <w:szCs w:val="16"/>
              </w:rPr>
            </w:pPr>
            <w:r w:rsidRPr="00905497">
              <w:rPr>
                <w:rFonts w:ascii="Arial" w:hAnsi="Arial" w:cs="Arial"/>
                <w:spacing w:val="0"/>
                <w:sz w:val="18"/>
                <w:szCs w:val="16"/>
              </w:rPr>
              <w:t>Title / Organization</w:t>
            </w:r>
          </w:p>
        </w:tc>
      </w:tr>
      <w:tr w:rsidR="001A56FA" w:rsidRPr="00905497" w14:paraId="6099E884" w14:textId="77777777" w:rsidTr="00175D8C">
        <w:trPr>
          <w:trHeight w:val="302"/>
        </w:trPr>
        <w:tc>
          <w:tcPr>
            <w:tcW w:w="2340" w:type="dxa"/>
            <w:tcBorders>
              <w:top w:val="single" w:sz="4" w:space="0" w:color="000000"/>
              <w:left w:val="single" w:sz="4" w:space="0" w:color="000000"/>
              <w:bottom w:val="single" w:sz="4" w:space="0" w:color="000000"/>
            </w:tcBorders>
            <w:shd w:val="clear" w:color="auto" w:fill="auto"/>
            <w:vAlign w:val="center"/>
          </w:tcPr>
          <w:p w14:paraId="6FD96BC3" w14:textId="77777777" w:rsidR="001A56FA" w:rsidRPr="00905497" w:rsidRDefault="001A56FA" w:rsidP="000F722C">
            <w:pPr>
              <w:suppressAutoHyphens/>
              <w:snapToGrid w:val="0"/>
              <w:jc w:val="left"/>
              <w:rPr>
                <w:rFonts w:ascii="Arial" w:hAnsi="Arial" w:cs="Arial"/>
                <w:sz w:val="18"/>
                <w:szCs w:val="16"/>
              </w:rPr>
            </w:pPr>
          </w:p>
        </w:tc>
        <w:tc>
          <w:tcPr>
            <w:tcW w:w="1790" w:type="dxa"/>
            <w:tcBorders>
              <w:top w:val="single" w:sz="4" w:space="0" w:color="000000"/>
              <w:left w:val="single" w:sz="4" w:space="0" w:color="000000"/>
              <w:bottom w:val="single" w:sz="4" w:space="0" w:color="000000"/>
            </w:tcBorders>
            <w:shd w:val="clear" w:color="auto" w:fill="auto"/>
            <w:vAlign w:val="center"/>
          </w:tcPr>
          <w:p w14:paraId="030800BE" w14:textId="77777777" w:rsidR="001A56FA" w:rsidRPr="00905497" w:rsidRDefault="001A56FA" w:rsidP="000F722C">
            <w:pPr>
              <w:suppressAutoHyphens/>
              <w:snapToGrid w:val="0"/>
              <w:jc w:val="left"/>
              <w:rPr>
                <w:rFonts w:ascii="Arial" w:hAnsi="Arial" w:cs="Arial"/>
                <w:sz w:val="18"/>
                <w:szCs w:val="16"/>
              </w:rPr>
            </w:pPr>
          </w:p>
        </w:tc>
        <w:tc>
          <w:tcPr>
            <w:tcW w:w="45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137E3" w14:textId="77777777" w:rsidR="001A56FA" w:rsidRPr="00905497" w:rsidRDefault="001A56FA" w:rsidP="000F722C">
            <w:pPr>
              <w:suppressAutoHyphens/>
              <w:snapToGrid w:val="0"/>
              <w:jc w:val="left"/>
              <w:rPr>
                <w:rFonts w:ascii="Arial" w:hAnsi="Arial" w:cs="Arial"/>
                <w:sz w:val="18"/>
                <w:szCs w:val="16"/>
              </w:rPr>
            </w:pPr>
          </w:p>
        </w:tc>
      </w:tr>
      <w:tr w:rsidR="001A56FA" w:rsidRPr="00905497" w14:paraId="3B2C0F89" w14:textId="77777777" w:rsidTr="00175D8C">
        <w:trPr>
          <w:trHeight w:val="302"/>
        </w:trPr>
        <w:tc>
          <w:tcPr>
            <w:tcW w:w="2340" w:type="dxa"/>
            <w:tcBorders>
              <w:top w:val="single" w:sz="4" w:space="0" w:color="000000"/>
              <w:left w:val="single" w:sz="4" w:space="0" w:color="000000"/>
              <w:bottom w:val="single" w:sz="4" w:space="0" w:color="000000"/>
            </w:tcBorders>
            <w:shd w:val="clear" w:color="auto" w:fill="auto"/>
            <w:vAlign w:val="center"/>
          </w:tcPr>
          <w:p w14:paraId="0B79F3C3" w14:textId="77777777" w:rsidR="001A56FA" w:rsidRPr="00905497" w:rsidRDefault="001A56FA" w:rsidP="000F722C">
            <w:pPr>
              <w:suppressAutoHyphens/>
              <w:snapToGrid w:val="0"/>
              <w:jc w:val="left"/>
              <w:rPr>
                <w:rFonts w:ascii="Arial" w:hAnsi="Arial" w:cs="Arial"/>
                <w:sz w:val="18"/>
                <w:szCs w:val="16"/>
              </w:rPr>
            </w:pPr>
          </w:p>
        </w:tc>
        <w:tc>
          <w:tcPr>
            <w:tcW w:w="1790" w:type="dxa"/>
            <w:tcBorders>
              <w:top w:val="single" w:sz="4" w:space="0" w:color="000000"/>
              <w:left w:val="single" w:sz="4" w:space="0" w:color="000000"/>
              <w:bottom w:val="single" w:sz="4" w:space="0" w:color="000000"/>
            </w:tcBorders>
            <w:shd w:val="clear" w:color="auto" w:fill="auto"/>
            <w:vAlign w:val="center"/>
          </w:tcPr>
          <w:p w14:paraId="60893137" w14:textId="77777777" w:rsidR="001A56FA" w:rsidRPr="00905497" w:rsidRDefault="001A56FA" w:rsidP="000F722C">
            <w:pPr>
              <w:suppressAutoHyphens/>
              <w:snapToGrid w:val="0"/>
              <w:jc w:val="left"/>
              <w:rPr>
                <w:rFonts w:ascii="Arial" w:hAnsi="Arial" w:cs="Arial"/>
                <w:sz w:val="18"/>
                <w:szCs w:val="16"/>
              </w:rPr>
            </w:pPr>
          </w:p>
        </w:tc>
        <w:tc>
          <w:tcPr>
            <w:tcW w:w="45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31FFB9" w14:textId="77777777" w:rsidR="001A56FA" w:rsidRPr="00905497" w:rsidRDefault="001A56FA" w:rsidP="000F722C">
            <w:pPr>
              <w:suppressAutoHyphens/>
              <w:snapToGrid w:val="0"/>
              <w:jc w:val="left"/>
              <w:rPr>
                <w:rFonts w:ascii="Arial" w:hAnsi="Arial" w:cs="Arial"/>
                <w:sz w:val="18"/>
                <w:szCs w:val="16"/>
              </w:rPr>
            </w:pPr>
          </w:p>
        </w:tc>
      </w:tr>
    </w:tbl>
    <w:p w14:paraId="245CBE82" w14:textId="77777777" w:rsidR="00A84886" w:rsidRPr="00905497" w:rsidRDefault="00A84886" w:rsidP="000F722C">
      <w:pPr>
        <w:suppressAutoHyphens/>
        <w:ind w:left="1080"/>
        <w:rPr>
          <w:rFonts w:ascii="Arial" w:hAnsi="Arial" w:cs="Arial"/>
        </w:rPr>
      </w:pPr>
    </w:p>
    <w:p w14:paraId="15053C7F" w14:textId="77777777" w:rsidR="00223EA2" w:rsidRPr="00905497" w:rsidRDefault="00223EA2" w:rsidP="000F722C">
      <w:pPr>
        <w:suppressAutoHyphens/>
        <w:jc w:val="left"/>
        <w:rPr>
          <w:rFonts w:ascii="Arial" w:hAnsi="Arial" w:cs="Arial"/>
        </w:rPr>
        <w:sectPr w:rsidR="00223EA2" w:rsidRPr="00905497" w:rsidSect="006E4B2C">
          <w:headerReference w:type="even" r:id="rId11"/>
          <w:headerReference w:type="default" r:id="rId12"/>
          <w:footerReference w:type="default" r:id="rId13"/>
          <w:headerReference w:type="first" r:id="rId14"/>
          <w:footerReference w:type="first" r:id="rId15"/>
          <w:type w:val="continuous"/>
          <w:pgSz w:w="12240" w:h="15840"/>
          <w:pgMar w:top="1440" w:right="1440" w:bottom="1440" w:left="1440" w:header="720" w:footer="720" w:gutter="0"/>
          <w:cols w:space="720"/>
          <w:docGrid w:linePitch="360"/>
        </w:sectPr>
      </w:pPr>
    </w:p>
    <w:p w14:paraId="04EEA19E" w14:textId="77777777" w:rsidR="002A258B" w:rsidRDefault="002A258B" w:rsidP="000F722C">
      <w:pPr>
        <w:pStyle w:val="Heading1"/>
        <w:suppressAutoHyphens/>
        <w:rPr>
          <w:rFonts w:ascii="Arial" w:hAnsi="Arial" w:cs="Arial"/>
          <w:noProof/>
        </w:rPr>
      </w:pPr>
      <w:bookmarkStart w:id="13" w:name="_Toc510360991"/>
    </w:p>
    <w:bookmarkEnd w:id="13" w:displacedByCustomXml="next"/>
    <w:sdt>
      <w:sdtPr>
        <w:rPr>
          <w:rFonts w:ascii="Calibri" w:eastAsia="Arial Unicode MS" w:hAnsi="Calibri" w:cs="Calibri"/>
          <w:color w:val="auto"/>
          <w:sz w:val="22"/>
          <w:szCs w:val="21"/>
          <w:lang w:eastAsia="ar-SA"/>
        </w:rPr>
        <w:id w:val="-1170861762"/>
        <w:docPartObj>
          <w:docPartGallery w:val="Table of Contents"/>
          <w:docPartUnique/>
        </w:docPartObj>
      </w:sdtPr>
      <w:sdtEndPr>
        <w:rPr>
          <w:b/>
          <w:bCs/>
          <w:noProof/>
        </w:rPr>
      </w:sdtEndPr>
      <w:sdtContent>
        <w:p w14:paraId="51BAD6D5" w14:textId="77777777" w:rsidR="002A258B" w:rsidRDefault="002A258B">
          <w:pPr>
            <w:pStyle w:val="TOCHeading"/>
          </w:pPr>
          <w:r>
            <w:t>Contents</w:t>
          </w:r>
        </w:p>
        <w:p w14:paraId="32F5854A" w14:textId="5019C663" w:rsidR="00DD16DF" w:rsidRDefault="002A258B">
          <w:pPr>
            <w:pStyle w:val="TOC1"/>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525115090" w:history="1">
            <w:r w:rsidR="00DD16DF" w:rsidRPr="00522D5C">
              <w:rPr>
                <w:rStyle w:val="Hyperlink"/>
                <w:rFonts w:ascii="Arial" w:eastAsia="Arial Unicode MS" w:hAnsi="Arial" w:cs="Arial"/>
                <w:noProof/>
              </w:rPr>
              <w:t>Document Control</w:t>
            </w:r>
            <w:r w:rsidR="00DD16DF">
              <w:rPr>
                <w:noProof/>
                <w:webHidden/>
              </w:rPr>
              <w:tab/>
            </w:r>
            <w:r w:rsidR="00DD16DF">
              <w:rPr>
                <w:noProof/>
                <w:webHidden/>
              </w:rPr>
              <w:fldChar w:fldCharType="begin"/>
            </w:r>
            <w:r w:rsidR="00DD16DF">
              <w:rPr>
                <w:noProof/>
                <w:webHidden/>
              </w:rPr>
              <w:instrText xml:space="preserve"> PAGEREF _Toc525115090 \h </w:instrText>
            </w:r>
            <w:r w:rsidR="00DD16DF">
              <w:rPr>
                <w:noProof/>
                <w:webHidden/>
              </w:rPr>
            </w:r>
            <w:r w:rsidR="00DD16DF">
              <w:rPr>
                <w:noProof/>
                <w:webHidden/>
              </w:rPr>
              <w:fldChar w:fldCharType="separate"/>
            </w:r>
            <w:r w:rsidR="00DD16DF">
              <w:rPr>
                <w:noProof/>
                <w:webHidden/>
              </w:rPr>
              <w:t>3</w:t>
            </w:r>
            <w:r w:rsidR="00DD16DF">
              <w:rPr>
                <w:noProof/>
                <w:webHidden/>
              </w:rPr>
              <w:fldChar w:fldCharType="end"/>
            </w:r>
          </w:hyperlink>
        </w:p>
        <w:p w14:paraId="100742C6" w14:textId="4F24ADA0"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091" w:history="1">
            <w:r w:rsidR="00DD16DF" w:rsidRPr="00522D5C">
              <w:rPr>
                <w:rStyle w:val="Hyperlink"/>
                <w:rFonts w:ascii="Arial" w:eastAsia="Arial Unicode MS" w:hAnsi="Arial" w:cs="Arial"/>
                <w:noProof/>
              </w:rPr>
              <w:t>A.</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General Properties</w:t>
            </w:r>
            <w:r w:rsidR="00DD16DF">
              <w:rPr>
                <w:noProof/>
                <w:webHidden/>
              </w:rPr>
              <w:tab/>
            </w:r>
            <w:r w:rsidR="00DD16DF">
              <w:rPr>
                <w:noProof/>
                <w:webHidden/>
              </w:rPr>
              <w:fldChar w:fldCharType="begin"/>
            </w:r>
            <w:r w:rsidR="00DD16DF">
              <w:rPr>
                <w:noProof/>
                <w:webHidden/>
              </w:rPr>
              <w:instrText xml:space="preserve"> PAGEREF _Toc525115091 \h </w:instrText>
            </w:r>
            <w:r w:rsidR="00DD16DF">
              <w:rPr>
                <w:noProof/>
                <w:webHidden/>
              </w:rPr>
            </w:r>
            <w:r w:rsidR="00DD16DF">
              <w:rPr>
                <w:noProof/>
                <w:webHidden/>
              </w:rPr>
              <w:fldChar w:fldCharType="separate"/>
            </w:r>
            <w:r w:rsidR="00DD16DF">
              <w:rPr>
                <w:noProof/>
                <w:webHidden/>
              </w:rPr>
              <w:t>3</w:t>
            </w:r>
            <w:r w:rsidR="00DD16DF">
              <w:rPr>
                <w:noProof/>
                <w:webHidden/>
              </w:rPr>
              <w:fldChar w:fldCharType="end"/>
            </w:r>
          </w:hyperlink>
        </w:p>
        <w:p w14:paraId="01996613" w14:textId="6998ED14"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092" w:history="1">
            <w:r w:rsidR="00DD16DF" w:rsidRPr="00522D5C">
              <w:rPr>
                <w:rStyle w:val="Hyperlink"/>
                <w:rFonts w:ascii="Arial" w:eastAsia="Arial Unicode MS" w:hAnsi="Arial" w:cs="Arial"/>
                <w:noProof/>
              </w:rPr>
              <w:t>B.</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Revision History</w:t>
            </w:r>
            <w:r w:rsidR="00DD16DF">
              <w:rPr>
                <w:noProof/>
                <w:webHidden/>
              </w:rPr>
              <w:tab/>
            </w:r>
            <w:r w:rsidR="00DD16DF">
              <w:rPr>
                <w:noProof/>
                <w:webHidden/>
              </w:rPr>
              <w:fldChar w:fldCharType="begin"/>
            </w:r>
            <w:r w:rsidR="00DD16DF">
              <w:rPr>
                <w:noProof/>
                <w:webHidden/>
              </w:rPr>
              <w:instrText xml:space="preserve"> PAGEREF _Toc525115092 \h </w:instrText>
            </w:r>
            <w:r w:rsidR="00DD16DF">
              <w:rPr>
                <w:noProof/>
                <w:webHidden/>
              </w:rPr>
            </w:r>
            <w:r w:rsidR="00DD16DF">
              <w:rPr>
                <w:noProof/>
                <w:webHidden/>
              </w:rPr>
              <w:fldChar w:fldCharType="separate"/>
            </w:r>
            <w:r w:rsidR="00DD16DF">
              <w:rPr>
                <w:noProof/>
                <w:webHidden/>
              </w:rPr>
              <w:t>3</w:t>
            </w:r>
            <w:r w:rsidR="00DD16DF">
              <w:rPr>
                <w:noProof/>
                <w:webHidden/>
              </w:rPr>
              <w:fldChar w:fldCharType="end"/>
            </w:r>
          </w:hyperlink>
        </w:p>
        <w:p w14:paraId="74ED8698" w14:textId="395EA523"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093" w:history="1">
            <w:r w:rsidR="00DD16DF" w:rsidRPr="00522D5C">
              <w:rPr>
                <w:rStyle w:val="Hyperlink"/>
                <w:rFonts w:ascii="Arial" w:eastAsia="Arial Unicode MS" w:hAnsi="Arial" w:cs="Arial"/>
                <w:noProof/>
              </w:rPr>
              <w:t>C.</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Distribution</w:t>
            </w:r>
            <w:r w:rsidR="00DD16DF">
              <w:rPr>
                <w:noProof/>
                <w:webHidden/>
              </w:rPr>
              <w:tab/>
            </w:r>
            <w:r w:rsidR="00DD16DF">
              <w:rPr>
                <w:noProof/>
                <w:webHidden/>
              </w:rPr>
              <w:fldChar w:fldCharType="begin"/>
            </w:r>
            <w:r w:rsidR="00DD16DF">
              <w:rPr>
                <w:noProof/>
                <w:webHidden/>
              </w:rPr>
              <w:instrText xml:space="preserve"> PAGEREF _Toc525115093 \h </w:instrText>
            </w:r>
            <w:r w:rsidR="00DD16DF">
              <w:rPr>
                <w:noProof/>
                <w:webHidden/>
              </w:rPr>
            </w:r>
            <w:r w:rsidR="00DD16DF">
              <w:rPr>
                <w:noProof/>
                <w:webHidden/>
              </w:rPr>
              <w:fldChar w:fldCharType="separate"/>
            </w:r>
            <w:r w:rsidR="00DD16DF">
              <w:rPr>
                <w:noProof/>
                <w:webHidden/>
              </w:rPr>
              <w:t>3</w:t>
            </w:r>
            <w:r w:rsidR="00DD16DF">
              <w:rPr>
                <w:noProof/>
                <w:webHidden/>
              </w:rPr>
              <w:fldChar w:fldCharType="end"/>
            </w:r>
          </w:hyperlink>
        </w:p>
        <w:p w14:paraId="57516F0D" w14:textId="3CBDF3DA"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094" w:history="1">
            <w:r w:rsidR="00DD16DF" w:rsidRPr="00522D5C">
              <w:rPr>
                <w:rStyle w:val="Hyperlink"/>
                <w:rFonts w:ascii="Arial" w:eastAsia="Arial Unicode MS" w:hAnsi="Arial" w:cs="Arial"/>
                <w:noProof/>
              </w:rPr>
              <w:t>D.</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Approvals</w:t>
            </w:r>
            <w:r w:rsidR="00DD16DF">
              <w:rPr>
                <w:noProof/>
                <w:webHidden/>
              </w:rPr>
              <w:tab/>
            </w:r>
            <w:r w:rsidR="00DD16DF">
              <w:rPr>
                <w:noProof/>
                <w:webHidden/>
              </w:rPr>
              <w:fldChar w:fldCharType="begin"/>
            </w:r>
            <w:r w:rsidR="00DD16DF">
              <w:rPr>
                <w:noProof/>
                <w:webHidden/>
              </w:rPr>
              <w:instrText xml:space="preserve"> PAGEREF _Toc525115094 \h </w:instrText>
            </w:r>
            <w:r w:rsidR="00DD16DF">
              <w:rPr>
                <w:noProof/>
                <w:webHidden/>
              </w:rPr>
            </w:r>
            <w:r w:rsidR="00DD16DF">
              <w:rPr>
                <w:noProof/>
                <w:webHidden/>
              </w:rPr>
              <w:fldChar w:fldCharType="separate"/>
            </w:r>
            <w:r w:rsidR="00DD16DF">
              <w:rPr>
                <w:noProof/>
                <w:webHidden/>
              </w:rPr>
              <w:t>3</w:t>
            </w:r>
            <w:r w:rsidR="00DD16DF">
              <w:rPr>
                <w:noProof/>
                <w:webHidden/>
              </w:rPr>
              <w:fldChar w:fldCharType="end"/>
            </w:r>
          </w:hyperlink>
        </w:p>
        <w:p w14:paraId="6A1E3870" w14:textId="6081A9CF" w:rsidR="00DD16DF" w:rsidRDefault="003C3176">
          <w:pPr>
            <w:pStyle w:val="TOC1"/>
            <w:tabs>
              <w:tab w:val="left" w:pos="849"/>
            </w:tabs>
            <w:rPr>
              <w:rFonts w:asciiTheme="minorHAnsi" w:eastAsiaTheme="minorEastAsia" w:hAnsiTheme="minorHAnsi" w:cstheme="minorBidi"/>
              <w:noProof/>
              <w:sz w:val="22"/>
              <w:szCs w:val="22"/>
              <w:lang w:eastAsia="en-US"/>
            </w:rPr>
          </w:pPr>
          <w:hyperlink w:anchor="_Toc525115095" w:history="1">
            <w:r w:rsidR="00DD16DF" w:rsidRPr="00522D5C">
              <w:rPr>
                <w:rStyle w:val="Hyperlink"/>
                <w:rFonts w:ascii="Arial" w:eastAsia="Arial Unicode MS" w:hAnsi="Arial" w:cs="Arial"/>
                <w:noProof/>
              </w:rPr>
              <w:t>1.</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Executive Summary</w:t>
            </w:r>
            <w:r w:rsidR="00DD16DF">
              <w:rPr>
                <w:noProof/>
                <w:webHidden/>
              </w:rPr>
              <w:tab/>
            </w:r>
            <w:r w:rsidR="00DD16DF">
              <w:rPr>
                <w:noProof/>
                <w:webHidden/>
              </w:rPr>
              <w:fldChar w:fldCharType="begin"/>
            </w:r>
            <w:r w:rsidR="00DD16DF">
              <w:rPr>
                <w:noProof/>
                <w:webHidden/>
              </w:rPr>
              <w:instrText xml:space="preserve"> PAGEREF _Toc525115095 \h </w:instrText>
            </w:r>
            <w:r w:rsidR="00DD16DF">
              <w:rPr>
                <w:noProof/>
                <w:webHidden/>
              </w:rPr>
            </w:r>
            <w:r w:rsidR="00DD16DF">
              <w:rPr>
                <w:noProof/>
                <w:webHidden/>
              </w:rPr>
              <w:fldChar w:fldCharType="separate"/>
            </w:r>
            <w:r w:rsidR="00DD16DF">
              <w:rPr>
                <w:noProof/>
                <w:webHidden/>
              </w:rPr>
              <w:t>6</w:t>
            </w:r>
            <w:r w:rsidR="00DD16DF">
              <w:rPr>
                <w:noProof/>
                <w:webHidden/>
              </w:rPr>
              <w:fldChar w:fldCharType="end"/>
            </w:r>
          </w:hyperlink>
        </w:p>
        <w:p w14:paraId="2467FE0D" w14:textId="24EA1730"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096" w:history="1">
            <w:r w:rsidR="00DD16DF" w:rsidRPr="00522D5C">
              <w:rPr>
                <w:rStyle w:val="Hyperlink"/>
                <w:rFonts w:ascii="Arial" w:eastAsia="Arial Unicode MS" w:hAnsi="Arial" w:cs="Arial"/>
                <w:noProof/>
              </w:rPr>
              <w:t>1.1</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Business Goals</w:t>
            </w:r>
            <w:r w:rsidR="00DD16DF">
              <w:rPr>
                <w:noProof/>
                <w:webHidden/>
              </w:rPr>
              <w:tab/>
            </w:r>
            <w:r w:rsidR="00DD16DF">
              <w:rPr>
                <w:noProof/>
                <w:webHidden/>
              </w:rPr>
              <w:fldChar w:fldCharType="begin"/>
            </w:r>
            <w:r w:rsidR="00DD16DF">
              <w:rPr>
                <w:noProof/>
                <w:webHidden/>
              </w:rPr>
              <w:instrText xml:space="preserve"> PAGEREF _Toc525115096 \h </w:instrText>
            </w:r>
            <w:r w:rsidR="00DD16DF">
              <w:rPr>
                <w:noProof/>
                <w:webHidden/>
              </w:rPr>
            </w:r>
            <w:r w:rsidR="00DD16DF">
              <w:rPr>
                <w:noProof/>
                <w:webHidden/>
              </w:rPr>
              <w:fldChar w:fldCharType="separate"/>
            </w:r>
            <w:r w:rsidR="00DD16DF">
              <w:rPr>
                <w:noProof/>
                <w:webHidden/>
              </w:rPr>
              <w:t>6</w:t>
            </w:r>
            <w:r w:rsidR="00DD16DF">
              <w:rPr>
                <w:noProof/>
                <w:webHidden/>
              </w:rPr>
              <w:fldChar w:fldCharType="end"/>
            </w:r>
          </w:hyperlink>
        </w:p>
        <w:p w14:paraId="4489F8A3" w14:textId="49981661"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097" w:history="1">
            <w:r w:rsidR="00DD16DF" w:rsidRPr="00522D5C">
              <w:rPr>
                <w:rStyle w:val="Hyperlink"/>
                <w:rFonts w:ascii="Arial" w:eastAsia="Arial Unicode MS" w:hAnsi="Arial" w:cs="Arial"/>
                <w:noProof/>
              </w:rPr>
              <w:t>1.2</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Value Proposition</w:t>
            </w:r>
            <w:r w:rsidR="00DD16DF">
              <w:rPr>
                <w:noProof/>
                <w:webHidden/>
              </w:rPr>
              <w:tab/>
            </w:r>
            <w:r w:rsidR="00DD16DF">
              <w:rPr>
                <w:noProof/>
                <w:webHidden/>
              </w:rPr>
              <w:fldChar w:fldCharType="begin"/>
            </w:r>
            <w:r w:rsidR="00DD16DF">
              <w:rPr>
                <w:noProof/>
                <w:webHidden/>
              </w:rPr>
              <w:instrText xml:space="preserve"> PAGEREF _Toc525115097 \h </w:instrText>
            </w:r>
            <w:r w:rsidR="00DD16DF">
              <w:rPr>
                <w:noProof/>
                <w:webHidden/>
              </w:rPr>
            </w:r>
            <w:r w:rsidR="00DD16DF">
              <w:rPr>
                <w:noProof/>
                <w:webHidden/>
              </w:rPr>
              <w:fldChar w:fldCharType="separate"/>
            </w:r>
            <w:r w:rsidR="00DD16DF">
              <w:rPr>
                <w:noProof/>
                <w:webHidden/>
              </w:rPr>
              <w:t>6</w:t>
            </w:r>
            <w:r w:rsidR="00DD16DF">
              <w:rPr>
                <w:noProof/>
                <w:webHidden/>
              </w:rPr>
              <w:fldChar w:fldCharType="end"/>
            </w:r>
          </w:hyperlink>
        </w:p>
        <w:p w14:paraId="7C145CBA" w14:textId="02D6AC4F"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098" w:history="1">
            <w:r w:rsidR="00DD16DF" w:rsidRPr="00522D5C">
              <w:rPr>
                <w:rStyle w:val="Hyperlink"/>
                <w:rFonts w:ascii="Arial" w:eastAsia="Arial Unicode MS" w:hAnsi="Arial" w:cs="Arial"/>
                <w:noProof/>
              </w:rPr>
              <w:t>1.3</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Critical Success Factors (CSFs)</w:t>
            </w:r>
            <w:r w:rsidR="00DD16DF">
              <w:rPr>
                <w:noProof/>
                <w:webHidden/>
              </w:rPr>
              <w:tab/>
            </w:r>
            <w:r w:rsidR="00DD16DF">
              <w:rPr>
                <w:noProof/>
                <w:webHidden/>
              </w:rPr>
              <w:fldChar w:fldCharType="begin"/>
            </w:r>
            <w:r w:rsidR="00DD16DF">
              <w:rPr>
                <w:noProof/>
                <w:webHidden/>
              </w:rPr>
              <w:instrText xml:space="preserve"> PAGEREF _Toc525115098 \h </w:instrText>
            </w:r>
            <w:r w:rsidR="00DD16DF">
              <w:rPr>
                <w:noProof/>
                <w:webHidden/>
              </w:rPr>
            </w:r>
            <w:r w:rsidR="00DD16DF">
              <w:rPr>
                <w:noProof/>
                <w:webHidden/>
              </w:rPr>
              <w:fldChar w:fldCharType="separate"/>
            </w:r>
            <w:r w:rsidR="00DD16DF">
              <w:rPr>
                <w:noProof/>
                <w:webHidden/>
              </w:rPr>
              <w:t>6</w:t>
            </w:r>
            <w:r w:rsidR="00DD16DF">
              <w:rPr>
                <w:noProof/>
                <w:webHidden/>
              </w:rPr>
              <w:fldChar w:fldCharType="end"/>
            </w:r>
          </w:hyperlink>
        </w:p>
        <w:p w14:paraId="343651C5" w14:textId="7A804BE5"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099" w:history="1">
            <w:r w:rsidR="00DD16DF" w:rsidRPr="00522D5C">
              <w:rPr>
                <w:rStyle w:val="Hyperlink"/>
                <w:rFonts w:ascii="Arial" w:eastAsia="Arial Unicode MS" w:hAnsi="Arial" w:cs="Arial"/>
                <w:noProof/>
              </w:rPr>
              <w:t>1.4</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Deployment Strategy</w:t>
            </w:r>
            <w:r w:rsidR="00DD16DF">
              <w:rPr>
                <w:noProof/>
                <w:webHidden/>
              </w:rPr>
              <w:tab/>
            </w:r>
            <w:r w:rsidR="00DD16DF">
              <w:rPr>
                <w:noProof/>
                <w:webHidden/>
              </w:rPr>
              <w:fldChar w:fldCharType="begin"/>
            </w:r>
            <w:r w:rsidR="00DD16DF">
              <w:rPr>
                <w:noProof/>
                <w:webHidden/>
              </w:rPr>
              <w:instrText xml:space="preserve"> PAGEREF _Toc525115099 \h </w:instrText>
            </w:r>
            <w:r w:rsidR="00DD16DF">
              <w:rPr>
                <w:noProof/>
                <w:webHidden/>
              </w:rPr>
            </w:r>
            <w:r w:rsidR="00DD16DF">
              <w:rPr>
                <w:noProof/>
                <w:webHidden/>
              </w:rPr>
              <w:fldChar w:fldCharType="separate"/>
            </w:r>
            <w:r w:rsidR="00DD16DF">
              <w:rPr>
                <w:noProof/>
                <w:webHidden/>
              </w:rPr>
              <w:t>7</w:t>
            </w:r>
            <w:r w:rsidR="00DD16DF">
              <w:rPr>
                <w:noProof/>
                <w:webHidden/>
              </w:rPr>
              <w:fldChar w:fldCharType="end"/>
            </w:r>
          </w:hyperlink>
        </w:p>
        <w:p w14:paraId="22EBB255" w14:textId="26021F23" w:rsidR="00DD16DF" w:rsidRDefault="003C3176">
          <w:pPr>
            <w:pStyle w:val="TOC1"/>
            <w:tabs>
              <w:tab w:val="left" w:pos="849"/>
            </w:tabs>
            <w:rPr>
              <w:rFonts w:asciiTheme="minorHAnsi" w:eastAsiaTheme="minorEastAsia" w:hAnsiTheme="minorHAnsi" w:cstheme="minorBidi"/>
              <w:noProof/>
              <w:sz w:val="22"/>
              <w:szCs w:val="22"/>
              <w:lang w:eastAsia="en-US"/>
            </w:rPr>
          </w:pPr>
          <w:hyperlink w:anchor="_Toc525115100" w:history="1">
            <w:r w:rsidR="00DD16DF" w:rsidRPr="00522D5C">
              <w:rPr>
                <w:rStyle w:val="Hyperlink"/>
                <w:rFonts w:ascii="Arial" w:eastAsia="Arial Unicode MS" w:hAnsi="Arial" w:cs="Arial"/>
                <w:noProof/>
              </w:rPr>
              <w:t>2.</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Requirements</w:t>
            </w:r>
            <w:r w:rsidR="00DD16DF">
              <w:rPr>
                <w:noProof/>
                <w:webHidden/>
              </w:rPr>
              <w:tab/>
            </w:r>
            <w:r w:rsidR="00DD16DF">
              <w:rPr>
                <w:noProof/>
                <w:webHidden/>
              </w:rPr>
              <w:fldChar w:fldCharType="begin"/>
            </w:r>
            <w:r w:rsidR="00DD16DF">
              <w:rPr>
                <w:noProof/>
                <w:webHidden/>
              </w:rPr>
              <w:instrText xml:space="preserve"> PAGEREF _Toc525115100 \h </w:instrText>
            </w:r>
            <w:r w:rsidR="00DD16DF">
              <w:rPr>
                <w:noProof/>
                <w:webHidden/>
              </w:rPr>
            </w:r>
            <w:r w:rsidR="00DD16DF">
              <w:rPr>
                <w:noProof/>
                <w:webHidden/>
              </w:rPr>
              <w:fldChar w:fldCharType="separate"/>
            </w:r>
            <w:r w:rsidR="00DD16DF">
              <w:rPr>
                <w:noProof/>
                <w:webHidden/>
              </w:rPr>
              <w:t>8</w:t>
            </w:r>
            <w:r w:rsidR="00DD16DF">
              <w:rPr>
                <w:noProof/>
                <w:webHidden/>
              </w:rPr>
              <w:fldChar w:fldCharType="end"/>
            </w:r>
          </w:hyperlink>
        </w:p>
        <w:p w14:paraId="47253075" w14:textId="44AC4712"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101" w:history="1">
            <w:r w:rsidR="00DD16DF" w:rsidRPr="00522D5C">
              <w:rPr>
                <w:rStyle w:val="Hyperlink"/>
                <w:rFonts w:ascii="Arial" w:eastAsia="Arial Unicode MS" w:hAnsi="Arial" w:cs="Arial"/>
                <w:noProof/>
              </w:rPr>
              <w:t>2.1</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Review of Scope and Requirements</w:t>
            </w:r>
            <w:r w:rsidR="00DD16DF">
              <w:rPr>
                <w:noProof/>
                <w:webHidden/>
              </w:rPr>
              <w:tab/>
            </w:r>
            <w:r w:rsidR="00DD16DF">
              <w:rPr>
                <w:noProof/>
                <w:webHidden/>
              </w:rPr>
              <w:fldChar w:fldCharType="begin"/>
            </w:r>
            <w:r w:rsidR="00DD16DF">
              <w:rPr>
                <w:noProof/>
                <w:webHidden/>
              </w:rPr>
              <w:instrText xml:space="preserve"> PAGEREF _Toc525115101 \h </w:instrText>
            </w:r>
            <w:r w:rsidR="00DD16DF">
              <w:rPr>
                <w:noProof/>
                <w:webHidden/>
              </w:rPr>
            </w:r>
            <w:r w:rsidR="00DD16DF">
              <w:rPr>
                <w:noProof/>
                <w:webHidden/>
              </w:rPr>
              <w:fldChar w:fldCharType="separate"/>
            </w:r>
            <w:r w:rsidR="00DD16DF">
              <w:rPr>
                <w:noProof/>
                <w:webHidden/>
              </w:rPr>
              <w:t>8</w:t>
            </w:r>
            <w:r w:rsidR="00DD16DF">
              <w:rPr>
                <w:noProof/>
                <w:webHidden/>
              </w:rPr>
              <w:fldChar w:fldCharType="end"/>
            </w:r>
          </w:hyperlink>
        </w:p>
        <w:p w14:paraId="78C0E093" w14:textId="1F5EA6EA"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102" w:history="1">
            <w:r w:rsidR="00DD16DF" w:rsidRPr="00522D5C">
              <w:rPr>
                <w:rStyle w:val="Hyperlink"/>
                <w:rFonts w:ascii="Arial" w:eastAsia="Arial Unicode MS" w:hAnsi="Arial" w:cs="Arial"/>
                <w:noProof/>
              </w:rPr>
              <w:t>2.2</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Functional Requirements</w:t>
            </w:r>
            <w:r w:rsidR="00DD16DF">
              <w:rPr>
                <w:noProof/>
                <w:webHidden/>
              </w:rPr>
              <w:tab/>
            </w:r>
            <w:r w:rsidR="00DD16DF">
              <w:rPr>
                <w:noProof/>
                <w:webHidden/>
              </w:rPr>
              <w:fldChar w:fldCharType="begin"/>
            </w:r>
            <w:r w:rsidR="00DD16DF">
              <w:rPr>
                <w:noProof/>
                <w:webHidden/>
              </w:rPr>
              <w:instrText xml:space="preserve"> PAGEREF _Toc525115102 \h </w:instrText>
            </w:r>
            <w:r w:rsidR="00DD16DF">
              <w:rPr>
                <w:noProof/>
                <w:webHidden/>
              </w:rPr>
            </w:r>
            <w:r w:rsidR="00DD16DF">
              <w:rPr>
                <w:noProof/>
                <w:webHidden/>
              </w:rPr>
              <w:fldChar w:fldCharType="separate"/>
            </w:r>
            <w:r w:rsidR="00DD16DF">
              <w:rPr>
                <w:noProof/>
                <w:webHidden/>
              </w:rPr>
              <w:t>8</w:t>
            </w:r>
            <w:r w:rsidR="00DD16DF">
              <w:rPr>
                <w:noProof/>
                <w:webHidden/>
              </w:rPr>
              <w:fldChar w:fldCharType="end"/>
            </w:r>
          </w:hyperlink>
        </w:p>
        <w:p w14:paraId="1A747312" w14:textId="40FE5C24"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103" w:history="1">
            <w:r w:rsidR="00DD16DF" w:rsidRPr="00522D5C">
              <w:rPr>
                <w:rStyle w:val="Hyperlink"/>
                <w:rFonts w:ascii="Arial" w:eastAsia="Arial Unicode MS" w:hAnsi="Arial" w:cs="Arial"/>
                <w:noProof/>
              </w:rPr>
              <w:t>2.3</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Non-Functional Requirements</w:t>
            </w:r>
            <w:r w:rsidR="00DD16DF">
              <w:rPr>
                <w:noProof/>
                <w:webHidden/>
              </w:rPr>
              <w:tab/>
            </w:r>
            <w:r w:rsidR="00DD16DF">
              <w:rPr>
                <w:noProof/>
                <w:webHidden/>
              </w:rPr>
              <w:fldChar w:fldCharType="begin"/>
            </w:r>
            <w:r w:rsidR="00DD16DF">
              <w:rPr>
                <w:noProof/>
                <w:webHidden/>
              </w:rPr>
              <w:instrText xml:space="preserve"> PAGEREF _Toc525115103 \h </w:instrText>
            </w:r>
            <w:r w:rsidR="00DD16DF">
              <w:rPr>
                <w:noProof/>
                <w:webHidden/>
              </w:rPr>
            </w:r>
            <w:r w:rsidR="00DD16DF">
              <w:rPr>
                <w:noProof/>
                <w:webHidden/>
              </w:rPr>
              <w:fldChar w:fldCharType="separate"/>
            </w:r>
            <w:r w:rsidR="00DD16DF">
              <w:rPr>
                <w:noProof/>
                <w:webHidden/>
              </w:rPr>
              <w:t>9</w:t>
            </w:r>
            <w:r w:rsidR="00DD16DF">
              <w:rPr>
                <w:noProof/>
                <w:webHidden/>
              </w:rPr>
              <w:fldChar w:fldCharType="end"/>
            </w:r>
          </w:hyperlink>
        </w:p>
        <w:p w14:paraId="006F4333" w14:textId="2C3782AA"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104" w:history="1">
            <w:r w:rsidR="00DD16DF" w:rsidRPr="00522D5C">
              <w:rPr>
                <w:rStyle w:val="Hyperlink"/>
                <w:rFonts w:ascii="Arial" w:eastAsia="Arial Unicode MS" w:hAnsi="Arial" w:cs="Arial"/>
                <w:noProof/>
              </w:rPr>
              <w:t>2.4</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Availability / Capacity</w:t>
            </w:r>
            <w:r w:rsidR="00DD16DF">
              <w:rPr>
                <w:noProof/>
                <w:webHidden/>
              </w:rPr>
              <w:tab/>
            </w:r>
            <w:r w:rsidR="00DD16DF">
              <w:rPr>
                <w:noProof/>
                <w:webHidden/>
              </w:rPr>
              <w:fldChar w:fldCharType="begin"/>
            </w:r>
            <w:r w:rsidR="00DD16DF">
              <w:rPr>
                <w:noProof/>
                <w:webHidden/>
              </w:rPr>
              <w:instrText xml:space="preserve"> PAGEREF _Toc525115104 \h </w:instrText>
            </w:r>
            <w:r w:rsidR="00DD16DF">
              <w:rPr>
                <w:noProof/>
                <w:webHidden/>
              </w:rPr>
            </w:r>
            <w:r w:rsidR="00DD16DF">
              <w:rPr>
                <w:noProof/>
                <w:webHidden/>
              </w:rPr>
              <w:fldChar w:fldCharType="separate"/>
            </w:r>
            <w:r w:rsidR="00DD16DF">
              <w:rPr>
                <w:noProof/>
                <w:webHidden/>
              </w:rPr>
              <w:t>9</w:t>
            </w:r>
            <w:r w:rsidR="00DD16DF">
              <w:rPr>
                <w:noProof/>
                <w:webHidden/>
              </w:rPr>
              <w:fldChar w:fldCharType="end"/>
            </w:r>
          </w:hyperlink>
        </w:p>
        <w:p w14:paraId="47719DD8" w14:textId="3C090E2A" w:rsidR="00DD16DF" w:rsidRDefault="003C3176">
          <w:pPr>
            <w:pStyle w:val="TOC1"/>
            <w:tabs>
              <w:tab w:val="left" w:pos="849"/>
            </w:tabs>
            <w:rPr>
              <w:rFonts w:asciiTheme="minorHAnsi" w:eastAsiaTheme="minorEastAsia" w:hAnsiTheme="minorHAnsi" w:cstheme="minorBidi"/>
              <w:noProof/>
              <w:sz w:val="22"/>
              <w:szCs w:val="22"/>
              <w:lang w:eastAsia="en-US"/>
            </w:rPr>
          </w:pPr>
          <w:hyperlink w:anchor="_Toc525115105" w:history="1">
            <w:r w:rsidR="00DD16DF" w:rsidRPr="00522D5C">
              <w:rPr>
                <w:rStyle w:val="Hyperlink"/>
                <w:rFonts w:ascii="Arial" w:eastAsia="Arial Unicode MS" w:hAnsi="Arial" w:cs="Arial"/>
                <w:noProof/>
              </w:rPr>
              <w:t>3.</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Use Cases</w:t>
            </w:r>
            <w:r w:rsidR="00DD16DF">
              <w:rPr>
                <w:noProof/>
                <w:webHidden/>
              </w:rPr>
              <w:tab/>
            </w:r>
            <w:r w:rsidR="00DD16DF">
              <w:rPr>
                <w:noProof/>
                <w:webHidden/>
              </w:rPr>
              <w:fldChar w:fldCharType="begin"/>
            </w:r>
            <w:r w:rsidR="00DD16DF">
              <w:rPr>
                <w:noProof/>
                <w:webHidden/>
              </w:rPr>
              <w:instrText xml:space="preserve"> PAGEREF _Toc525115105 \h </w:instrText>
            </w:r>
            <w:r w:rsidR="00DD16DF">
              <w:rPr>
                <w:noProof/>
                <w:webHidden/>
              </w:rPr>
            </w:r>
            <w:r w:rsidR="00DD16DF">
              <w:rPr>
                <w:noProof/>
                <w:webHidden/>
              </w:rPr>
              <w:fldChar w:fldCharType="separate"/>
            </w:r>
            <w:r w:rsidR="00DD16DF">
              <w:rPr>
                <w:noProof/>
                <w:webHidden/>
              </w:rPr>
              <w:t>10</w:t>
            </w:r>
            <w:r w:rsidR="00DD16DF">
              <w:rPr>
                <w:noProof/>
                <w:webHidden/>
              </w:rPr>
              <w:fldChar w:fldCharType="end"/>
            </w:r>
          </w:hyperlink>
        </w:p>
        <w:p w14:paraId="6CC148A6" w14:textId="7C76A594" w:rsidR="00DD16DF" w:rsidRDefault="003C3176">
          <w:pPr>
            <w:pStyle w:val="TOC1"/>
            <w:tabs>
              <w:tab w:val="left" w:pos="849"/>
            </w:tabs>
            <w:rPr>
              <w:rFonts w:asciiTheme="minorHAnsi" w:eastAsiaTheme="minorEastAsia" w:hAnsiTheme="minorHAnsi" w:cstheme="minorBidi"/>
              <w:noProof/>
              <w:sz w:val="22"/>
              <w:szCs w:val="22"/>
              <w:lang w:eastAsia="en-US"/>
            </w:rPr>
          </w:pPr>
          <w:hyperlink w:anchor="_Toc525115106" w:history="1">
            <w:r w:rsidR="00DD16DF" w:rsidRPr="00522D5C">
              <w:rPr>
                <w:rStyle w:val="Hyperlink"/>
                <w:rFonts w:ascii="Arial" w:eastAsia="Arial Unicode MS" w:hAnsi="Arial" w:cs="Arial"/>
                <w:noProof/>
              </w:rPr>
              <w:t>4.</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Solution Overview</w:t>
            </w:r>
            <w:r w:rsidR="00DD16DF">
              <w:rPr>
                <w:noProof/>
                <w:webHidden/>
              </w:rPr>
              <w:tab/>
            </w:r>
            <w:r w:rsidR="00DD16DF">
              <w:rPr>
                <w:noProof/>
                <w:webHidden/>
              </w:rPr>
              <w:fldChar w:fldCharType="begin"/>
            </w:r>
            <w:r w:rsidR="00DD16DF">
              <w:rPr>
                <w:noProof/>
                <w:webHidden/>
              </w:rPr>
              <w:instrText xml:space="preserve"> PAGEREF _Toc525115106 \h </w:instrText>
            </w:r>
            <w:r w:rsidR="00DD16DF">
              <w:rPr>
                <w:noProof/>
                <w:webHidden/>
              </w:rPr>
            </w:r>
            <w:r w:rsidR="00DD16DF">
              <w:rPr>
                <w:noProof/>
                <w:webHidden/>
              </w:rPr>
              <w:fldChar w:fldCharType="separate"/>
            </w:r>
            <w:r w:rsidR="00DD16DF">
              <w:rPr>
                <w:noProof/>
                <w:webHidden/>
              </w:rPr>
              <w:t>11</w:t>
            </w:r>
            <w:r w:rsidR="00DD16DF">
              <w:rPr>
                <w:noProof/>
                <w:webHidden/>
              </w:rPr>
              <w:fldChar w:fldCharType="end"/>
            </w:r>
          </w:hyperlink>
        </w:p>
        <w:p w14:paraId="4E0D0429" w14:textId="10BF5C05"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107" w:history="1">
            <w:r w:rsidR="00DD16DF" w:rsidRPr="00522D5C">
              <w:rPr>
                <w:rStyle w:val="Hyperlink"/>
                <w:rFonts w:ascii="Arial" w:eastAsia="Arial Unicode MS" w:hAnsi="Arial" w:cs="Arial"/>
                <w:noProof/>
              </w:rPr>
              <w:t>4.1</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System Context</w:t>
            </w:r>
            <w:r w:rsidR="00DD16DF">
              <w:rPr>
                <w:noProof/>
                <w:webHidden/>
              </w:rPr>
              <w:tab/>
            </w:r>
            <w:r w:rsidR="00DD16DF">
              <w:rPr>
                <w:noProof/>
                <w:webHidden/>
              </w:rPr>
              <w:fldChar w:fldCharType="begin"/>
            </w:r>
            <w:r w:rsidR="00DD16DF">
              <w:rPr>
                <w:noProof/>
                <w:webHidden/>
              </w:rPr>
              <w:instrText xml:space="preserve"> PAGEREF _Toc525115107 \h </w:instrText>
            </w:r>
            <w:r w:rsidR="00DD16DF">
              <w:rPr>
                <w:noProof/>
                <w:webHidden/>
              </w:rPr>
            </w:r>
            <w:r w:rsidR="00DD16DF">
              <w:rPr>
                <w:noProof/>
                <w:webHidden/>
              </w:rPr>
              <w:fldChar w:fldCharType="separate"/>
            </w:r>
            <w:r w:rsidR="00DD16DF">
              <w:rPr>
                <w:noProof/>
                <w:webHidden/>
              </w:rPr>
              <w:t>11</w:t>
            </w:r>
            <w:r w:rsidR="00DD16DF">
              <w:rPr>
                <w:noProof/>
                <w:webHidden/>
              </w:rPr>
              <w:fldChar w:fldCharType="end"/>
            </w:r>
          </w:hyperlink>
        </w:p>
        <w:p w14:paraId="64657C79" w14:textId="25BB876D"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108" w:history="1">
            <w:r w:rsidR="00DD16DF" w:rsidRPr="00522D5C">
              <w:rPr>
                <w:rStyle w:val="Hyperlink"/>
                <w:rFonts w:ascii="Arial" w:eastAsia="Arial Unicode MS" w:hAnsi="Arial" w:cs="Arial"/>
                <w:noProof/>
              </w:rPr>
              <w:t>4.2</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Architectural Overview</w:t>
            </w:r>
            <w:r w:rsidR="00DD16DF">
              <w:rPr>
                <w:noProof/>
                <w:webHidden/>
              </w:rPr>
              <w:tab/>
            </w:r>
            <w:r w:rsidR="00DD16DF">
              <w:rPr>
                <w:noProof/>
                <w:webHidden/>
              </w:rPr>
              <w:fldChar w:fldCharType="begin"/>
            </w:r>
            <w:r w:rsidR="00DD16DF">
              <w:rPr>
                <w:noProof/>
                <w:webHidden/>
              </w:rPr>
              <w:instrText xml:space="preserve"> PAGEREF _Toc525115108 \h </w:instrText>
            </w:r>
            <w:r w:rsidR="00DD16DF">
              <w:rPr>
                <w:noProof/>
                <w:webHidden/>
              </w:rPr>
            </w:r>
            <w:r w:rsidR="00DD16DF">
              <w:rPr>
                <w:noProof/>
                <w:webHidden/>
              </w:rPr>
              <w:fldChar w:fldCharType="separate"/>
            </w:r>
            <w:r w:rsidR="00DD16DF">
              <w:rPr>
                <w:noProof/>
                <w:webHidden/>
              </w:rPr>
              <w:t>12</w:t>
            </w:r>
            <w:r w:rsidR="00DD16DF">
              <w:rPr>
                <w:noProof/>
                <w:webHidden/>
              </w:rPr>
              <w:fldChar w:fldCharType="end"/>
            </w:r>
          </w:hyperlink>
        </w:p>
        <w:p w14:paraId="24651729" w14:textId="386258F0"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109" w:history="1">
            <w:r w:rsidR="00DD16DF" w:rsidRPr="00522D5C">
              <w:rPr>
                <w:rStyle w:val="Hyperlink"/>
                <w:rFonts w:ascii="Arial" w:eastAsia="Arial Unicode MS" w:hAnsi="Arial" w:cs="Arial"/>
                <w:noProof/>
              </w:rPr>
              <w:t>4.4</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Information Flows</w:t>
            </w:r>
            <w:r w:rsidR="00DD16DF">
              <w:rPr>
                <w:noProof/>
                <w:webHidden/>
              </w:rPr>
              <w:tab/>
            </w:r>
            <w:r w:rsidR="00DD16DF">
              <w:rPr>
                <w:noProof/>
                <w:webHidden/>
              </w:rPr>
              <w:fldChar w:fldCharType="begin"/>
            </w:r>
            <w:r w:rsidR="00DD16DF">
              <w:rPr>
                <w:noProof/>
                <w:webHidden/>
              </w:rPr>
              <w:instrText xml:space="preserve"> PAGEREF _Toc525115109 \h </w:instrText>
            </w:r>
            <w:r w:rsidR="00DD16DF">
              <w:rPr>
                <w:noProof/>
                <w:webHidden/>
              </w:rPr>
            </w:r>
            <w:r w:rsidR="00DD16DF">
              <w:rPr>
                <w:noProof/>
                <w:webHidden/>
              </w:rPr>
              <w:fldChar w:fldCharType="separate"/>
            </w:r>
            <w:r w:rsidR="00DD16DF">
              <w:rPr>
                <w:noProof/>
                <w:webHidden/>
              </w:rPr>
              <w:t>14</w:t>
            </w:r>
            <w:r w:rsidR="00DD16DF">
              <w:rPr>
                <w:noProof/>
                <w:webHidden/>
              </w:rPr>
              <w:fldChar w:fldCharType="end"/>
            </w:r>
          </w:hyperlink>
        </w:p>
        <w:p w14:paraId="55363445" w14:textId="7E72A79B"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110" w:history="1">
            <w:r w:rsidR="00DD16DF" w:rsidRPr="00522D5C">
              <w:rPr>
                <w:rStyle w:val="Hyperlink"/>
                <w:rFonts w:ascii="Arial" w:eastAsia="Arial Unicode MS" w:hAnsi="Arial" w:cs="Arial"/>
                <w:noProof/>
              </w:rPr>
              <w:t>4.5</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Data Types</w:t>
            </w:r>
            <w:r w:rsidR="00DD16DF">
              <w:rPr>
                <w:noProof/>
                <w:webHidden/>
              </w:rPr>
              <w:tab/>
            </w:r>
            <w:r w:rsidR="00DD16DF">
              <w:rPr>
                <w:noProof/>
                <w:webHidden/>
              </w:rPr>
              <w:fldChar w:fldCharType="begin"/>
            </w:r>
            <w:r w:rsidR="00DD16DF">
              <w:rPr>
                <w:noProof/>
                <w:webHidden/>
              </w:rPr>
              <w:instrText xml:space="preserve"> PAGEREF _Toc525115110 \h </w:instrText>
            </w:r>
            <w:r w:rsidR="00DD16DF">
              <w:rPr>
                <w:noProof/>
                <w:webHidden/>
              </w:rPr>
            </w:r>
            <w:r w:rsidR="00DD16DF">
              <w:rPr>
                <w:noProof/>
                <w:webHidden/>
              </w:rPr>
              <w:fldChar w:fldCharType="separate"/>
            </w:r>
            <w:r w:rsidR="00DD16DF">
              <w:rPr>
                <w:noProof/>
                <w:webHidden/>
              </w:rPr>
              <w:t>16</w:t>
            </w:r>
            <w:r w:rsidR="00DD16DF">
              <w:rPr>
                <w:noProof/>
                <w:webHidden/>
              </w:rPr>
              <w:fldChar w:fldCharType="end"/>
            </w:r>
          </w:hyperlink>
        </w:p>
        <w:p w14:paraId="1B8013A2" w14:textId="417B9E5A"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111" w:history="1">
            <w:r w:rsidR="00DD16DF" w:rsidRPr="00522D5C">
              <w:rPr>
                <w:rStyle w:val="Hyperlink"/>
                <w:rFonts w:ascii="Arial" w:eastAsia="Arial Unicode MS" w:hAnsi="Arial" w:cs="Arial"/>
                <w:noProof/>
              </w:rPr>
              <w:t>4.6</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Architectural Decisions</w:t>
            </w:r>
            <w:r w:rsidR="00DD16DF">
              <w:rPr>
                <w:noProof/>
                <w:webHidden/>
              </w:rPr>
              <w:tab/>
            </w:r>
            <w:r w:rsidR="00DD16DF">
              <w:rPr>
                <w:noProof/>
                <w:webHidden/>
              </w:rPr>
              <w:fldChar w:fldCharType="begin"/>
            </w:r>
            <w:r w:rsidR="00DD16DF">
              <w:rPr>
                <w:noProof/>
                <w:webHidden/>
              </w:rPr>
              <w:instrText xml:space="preserve"> PAGEREF _Toc525115111 \h </w:instrText>
            </w:r>
            <w:r w:rsidR="00DD16DF">
              <w:rPr>
                <w:noProof/>
                <w:webHidden/>
              </w:rPr>
            </w:r>
            <w:r w:rsidR="00DD16DF">
              <w:rPr>
                <w:noProof/>
                <w:webHidden/>
              </w:rPr>
              <w:fldChar w:fldCharType="separate"/>
            </w:r>
            <w:r w:rsidR="00DD16DF">
              <w:rPr>
                <w:noProof/>
                <w:webHidden/>
              </w:rPr>
              <w:t>16</w:t>
            </w:r>
            <w:r w:rsidR="00DD16DF">
              <w:rPr>
                <w:noProof/>
                <w:webHidden/>
              </w:rPr>
              <w:fldChar w:fldCharType="end"/>
            </w:r>
          </w:hyperlink>
        </w:p>
        <w:p w14:paraId="1B7DFC27" w14:textId="7CCFAF51" w:rsidR="00DD16DF" w:rsidRDefault="003C3176">
          <w:pPr>
            <w:pStyle w:val="TOC2"/>
            <w:tabs>
              <w:tab w:val="left" w:pos="1132"/>
            </w:tabs>
            <w:rPr>
              <w:rFonts w:asciiTheme="minorHAnsi" w:eastAsiaTheme="minorEastAsia" w:hAnsiTheme="minorHAnsi" w:cstheme="minorBidi"/>
              <w:noProof/>
              <w:sz w:val="22"/>
              <w:szCs w:val="22"/>
              <w:lang w:eastAsia="en-US"/>
            </w:rPr>
          </w:pPr>
          <w:hyperlink w:anchor="_Toc525115112" w:history="1">
            <w:r w:rsidR="00DD16DF" w:rsidRPr="00522D5C">
              <w:rPr>
                <w:rStyle w:val="Hyperlink"/>
                <w:rFonts w:ascii="Arial" w:eastAsia="Arial Unicode MS" w:hAnsi="Arial" w:cs="Arial"/>
                <w:noProof/>
              </w:rPr>
              <w:t>4.6.1</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Architectural Decision – CloudSOC SpanVA Placement</w:t>
            </w:r>
            <w:r w:rsidR="00DD16DF">
              <w:rPr>
                <w:noProof/>
                <w:webHidden/>
              </w:rPr>
              <w:tab/>
            </w:r>
            <w:r w:rsidR="00DD16DF">
              <w:rPr>
                <w:noProof/>
                <w:webHidden/>
              </w:rPr>
              <w:fldChar w:fldCharType="begin"/>
            </w:r>
            <w:r w:rsidR="00DD16DF">
              <w:rPr>
                <w:noProof/>
                <w:webHidden/>
              </w:rPr>
              <w:instrText xml:space="preserve"> PAGEREF _Toc525115112 \h </w:instrText>
            </w:r>
            <w:r w:rsidR="00DD16DF">
              <w:rPr>
                <w:noProof/>
                <w:webHidden/>
              </w:rPr>
            </w:r>
            <w:r w:rsidR="00DD16DF">
              <w:rPr>
                <w:noProof/>
                <w:webHidden/>
              </w:rPr>
              <w:fldChar w:fldCharType="separate"/>
            </w:r>
            <w:r w:rsidR="00DD16DF">
              <w:rPr>
                <w:noProof/>
                <w:webHidden/>
              </w:rPr>
              <w:t>16</w:t>
            </w:r>
            <w:r w:rsidR="00DD16DF">
              <w:rPr>
                <w:noProof/>
                <w:webHidden/>
              </w:rPr>
              <w:fldChar w:fldCharType="end"/>
            </w:r>
          </w:hyperlink>
        </w:p>
        <w:p w14:paraId="4B3F36E3" w14:textId="6BCA9388" w:rsidR="00DD16DF" w:rsidRDefault="003C3176">
          <w:pPr>
            <w:pStyle w:val="TOC1"/>
            <w:tabs>
              <w:tab w:val="left" w:pos="849"/>
            </w:tabs>
            <w:rPr>
              <w:rFonts w:asciiTheme="minorHAnsi" w:eastAsiaTheme="minorEastAsia" w:hAnsiTheme="minorHAnsi" w:cstheme="minorBidi"/>
              <w:noProof/>
              <w:sz w:val="22"/>
              <w:szCs w:val="22"/>
              <w:lang w:eastAsia="en-US"/>
            </w:rPr>
          </w:pPr>
          <w:hyperlink w:anchor="_Toc525115113" w:history="1">
            <w:r w:rsidR="00DD16DF" w:rsidRPr="00522D5C">
              <w:rPr>
                <w:rStyle w:val="Hyperlink"/>
                <w:rFonts w:ascii="Arial" w:eastAsia="Arial Unicode MS" w:hAnsi="Arial" w:cs="Arial"/>
                <w:noProof/>
              </w:rPr>
              <w:t>5.</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Physical Architecture</w:t>
            </w:r>
            <w:r w:rsidR="00DD16DF">
              <w:rPr>
                <w:noProof/>
                <w:webHidden/>
              </w:rPr>
              <w:tab/>
            </w:r>
            <w:r w:rsidR="00DD16DF">
              <w:rPr>
                <w:noProof/>
                <w:webHidden/>
              </w:rPr>
              <w:fldChar w:fldCharType="begin"/>
            </w:r>
            <w:r w:rsidR="00DD16DF">
              <w:rPr>
                <w:noProof/>
                <w:webHidden/>
              </w:rPr>
              <w:instrText xml:space="preserve"> PAGEREF _Toc525115113 \h </w:instrText>
            </w:r>
            <w:r w:rsidR="00DD16DF">
              <w:rPr>
                <w:noProof/>
                <w:webHidden/>
              </w:rPr>
            </w:r>
            <w:r w:rsidR="00DD16DF">
              <w:rPr>
                <w:noProof/>
                <w:webHidden/>
              </w:rPr>
              <w:fldChar w:fldCharType="separate"/>
            </w:r>
            <w:r w:rsidR="00DD16DF">
              <w:rPr>
                <w:noProof/>
                <w:webHidden/>
              </w:rPr>
              <w:t>18</w:t>
            </w:r>
            <w:r w:rsidR="00DD16DF">
              <w:rPr>
                <w:noProof/>
                <w:webHidden/>
              </w:rPr>
              <w:fldChar w:fldCharType="end"/>
            </w:r>
          </w:hyperlink>
        </w:p>
        <w:p w14:paraId="532990AF" w14:textId="4CB2C013"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114" w:history="1">
            <w:r w:rsidR="00DD16DF" w:rsidRPr="00522D5C">
              <w:rPr>
                <w:rStyle w:val="Hyperlink"/>
                <w:rFonts w:ascii="Arial" w:eastAsia="Arial Unicode MS" w:hAnsi="Arial" w:cs="Arial"/>
                <w:noProof/>
              </w:rPr>
              <w:t>5.1</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Production Environment</w:t>
            </w:r>
            <w:r w:rsidR="00DD16DF">
              <w:rPr>
                <w:noProof/>
                <w:webHidden/>
              </w:rPr>
              <w:tab/>
            </w:r>
            <w:r w:rsidR="00DD16DF">
              <w:rPr>
                <w:noProof/>
                <w:webHidden/>
              </w:rPr>
              <w:fldChar w:fldCharType="begin"/>
            </w:r>
            <w:r w:rsidR="00DD16DF">
              <w:rPr>
                <w:noProof/>
                <w:webHidden/>
              </w:rPr>
              <w:instrText xml:space="preserve"> PAGEREF _Toc525115114 \h </w:instrText>
            </w:r>
            <w:r w:rsidR="00DD16DF">
              <w:rPr>
                <w:noProof/>
                <w:webHidden/>
              </w:rPr>
            </w:r>
            <w:r w:rsidR="00DD16DF">
              <w:rPr>
                <w:noProof/>
                <w:webHidden/>
              </w:rPr>
              <w:fldChar w:fldCharType="separate"/>
            </w:r>
            <w:r w:rsidR="00DD16DF">
              <w:rPr>
                <w:noProof/>
                <w:webHidden/>
              </w:rPr>
              <w:t>18</w:t>
            </w:r>
            <w:r w:rsidR="00DD16DF">
              <w:rPr>
                <w:noProof/>
                <w:webHidden/>
              </w:rPr>
              <w:fldChar w:fldCharType="end"/>
            </w:r>
          </w:hyperlink>
        </w:p>
        <w:p w14:paraId="7CA06AD4" w14:textId="3702FA34" w:rsidR="00DD16DF" w:rsidRDefault="003C3176">
          <w:pPr>
            <w:pStyle w:val="TOC1"/>
            <w:tabs>
              <w:tab w:val="left" w:pos="849"/>
            </w:tabs>
            <w:rPr>
              <w:rFonts w:asciiTheme="minorHAnsi" w:eastAsiaTheme="minorEastAsia" w:hAnsiTheme="minorHAnsi" w:cstheme="minorBidi"/>
              <w:noProof/>
              <w:sz w:val="22"/>
              <w:szCs w:val="22"/>
              <w:lang w:eastAsia="en-US"/>
            </w:rPr>
          </w:pPr>
          <w:hyperlink w:anchor="_Toc525115115" w:history="1">
            <w:r w:rsidR="00DD16DF" w:rsidRPr="00522D5C">
              <w:rPr>
                <w:rStyle w:val="Hyperlink"/>
                <w:rFonts w:ascii="Arial" w:eastAsia="Arial Unicode MS" w:hAnsi="Arial" w:cs="Arial"/>
                <w:noProof/>
              </w:rPr>
              <w:t>6.</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Operational Model</w:t>
            </w:r>
            <w:r w:rsidR="00DD16DF">
              <w:rPr>
                <w:noProof/>
                <w:webHidden/>
              </w:rPr>
              <w:tab/>
            </w:r>
            <w:r w:rsidR="00DD16DF">
              <w:rPr>
                <w:noProof/>
                <w:webHidden/>
              </w:rPr>
              <w:fldChar w:fldCharType="begin"/>
            </w:r>
            <w:r w:rsidR="00DD16DF">
              <w:rPr>
                <w:noProof/>
                <w:webHidden/>
              </w:rPr>
              <w:instrText xml:space="preserve"> PAGEREF _Toc525115115 \h </w:instrText>
            </w:r>
            <w:r w:rsidR="00DD16DF">
              <w:rPr>
                <w:noProof/>
                <w:webHidden/>
              </w:rPr>
            </w:r>
            <w:r w:rsidR="00DD16DF">
              <w:rPr>
                <w:noProof/>
                <w:webHidden/>
              </w:rPr>
              <w:fldChar w:fldCharType="separate"/>
            </w:r>
            <w:r w:rsidR="00DD16DF">
              <w:rPr>
                <w:noProof/>
                <w:webHidden/>
              </w:rPr>
              <w:t>19</w:t>
            </w:r>
            <w:r w:rsidR="00DD16DF">
              <w:rPr>
                <w:noProof/>
                <w:webHidden/>
              </w:rPr>
              <w:fldChar w:fldCharType="end"/>
            </w:r>
          </w:hyperlink>
        </w:p>
        <w:p w14:paraId="312F3E61" w14:textId="0790B37B"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116" w:history="1">
            <w:r w:rsidR="00DD16DF" w:rsidRPr="00522D5C">
              <w:rPr>
                <w:rStyle w:val="Hyperlink"/>
                <w:rFonts w:ascii="Arial" w:eastAsia="Arial Unicode MS" w:hAnsi="Arial" w:cs="Arial"/>
                <w:noProof/>
              </w:rPr>
              <w:t>6.1</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Production and Disaster Recovery</w:t>
            </w:r>
            <w:r w:rsidR="00DD16DF">
              <w:rPr>
                <w:noProof/>
                <w:webHidden/>
              </w:rPr>
              <w:tab/>
            </w:r>
            <w:r w:rsidR="00DD16DF">
              <w:rPr>
                <w:noProof/>
                <w:webHidden/>
              </w:rPr>
              <w:fldChar w:fldCharType="begin"/>
            </w:r>
            <w:r w:rsidR="00DD16DF">
              <w:rPr>
                <w:noProof/>
                <w:webHidden/>
              </w:rPr>
              <w:instrText xml:space="preserve"> PAGEREF _Toc525115116 \h </w:instrText>
            </w:r>
            <w:r w:rsidR="00DD16DF">
              <w:rPr>
                <w:noProof/>
                <w:webHidden/>
              </w:rPr>
            </w:r>
            <w:r w:rsidR="00DD16DF">
              <w:rPr>
                <w:noProof/>
                <w:webHidden/>
              </w:rPr>
              <w:fldChar w:fldCharType="separate"/>
            </w:r>
            <w:r w:rsidR="00DD16DF">
              <w:rPr>
                <w:noProof/>
                <w:webHidden/>
              </w:rPr>
              <w:t>19</w:t>
            </w:r>
            <w:r w:rsidR="00DD16DF">
              <w:rPr>
                <w:noProof/>
                <w:webHidden/>
              </w:rPr>
              <w:fldChar w:fldCharType="end"/>
            </w:r>
          </w:hyperlink>
        </w:p>
        <w:p w14:paraId="7C78D059" w14:textId="208E2320"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117" w:history="1">
            <w:r w:rsidR="00DD16DF" w:rsidRPr="00522D5C">
              <w:rPr>
                <w:rStyle w:val="Hyperlink"/>
                <w:rFonts w:ascii="Arial" w:eastAsia="Arial Unicode MS" w:hAnsi="Arial" w:cs="Arial"/>
                <w:noProof/>
              </w:rPr>
              <w:t>6.2</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User Access &amp; Authorization</w:t>
            </w:r>
            <w:r w:rsidR="00DD16DF">
              <w:rPr>
                <w:noProof/>
                <w:webHidden/>
              </w:rPr>
              <w:tab/>
            </w:r>
            <w:r w:rsidR="00DD16DF">
              <w:rPr>
                <w:noProof/>
                <w:webHidden/>
              </w:rPr>
              <w:fldChar w:fldCharType="begin"/>
            </w:r>
            <w:r w:rsidR="00DD16DF">
              <w:rPr>
                <w:noProof/>
                <w:webHidden/>
              </w:rPr>
              <w:instrText xml:space="preserve"> PAGEREF _Toc525115117 \h </w:instrText>
            </w:r>
            <w:r w:rsidR="00DD16DF">
              <w:rPr>
                <w:noProof/>
                <w:webHidden/>
              </w:rPr>
            </w:r>
            <w:r w:rsidR="00DD16DF">
              <w:rPr>
                <w:noProof/>
                <w:webHidden/>
              </w:rPr>
              <w:fldChar w:fldCharType="separate"/>
            </w:r>
            <w:r w:rsidR="00DD16DF">
              <w:rPr>
                <w:noProof/>
                <w:webHidden/>
              </w:rPr>
              <w:t>19</w:t>
            </w:r>
            <w:r w:rsidR="00DD16DF">
              <w:rPr>
                <w:noProof/>
                <w:webHidden/>
              </w:rPr>
              <w:fldChar w:fldCharType="end"/>
            </w:r>
          </w:hyperlink>
        </w:p>
        <w:p w14:paraId="41DDE09D" w14:textId="2DE103A5"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118" w:history="1">
            <w:r w:rsidR="00DD16DF" w:rsidRPr="00522D5C">
              <w:rPr>
                <w:rStyle w:val="Hyperlink"/>
                <w:rFonts w:ascii="Arial" w:eastAsia="Arial Unicode MS" w:hAnsi="Arial" w:cs="Arial"/>
                <w:noProof/>
              </w:rPr>
              <w:t>6.3</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Policies</w:t>
            </w:r>
            <w:r w:rsidR="00DD16DF">
              <w:rPr>
                <w:noProof/>
                <w:webHidden/>
              </w:rPr>
              <w:tab/>
            </w:r>
            <w:r w:rsidR="00DD16DF">
              <w:rPr>
                <w:noProof/>
                <w:webHidden/>
              </w:rPr>
              <w:fldChar w:fldCharType="begin"/>
            </w:r>
            <w:r w:rsidR="00DD16DF">
              <w:rPr>
                <w:noProof/>
                <w:webHidden/>
              </w:rPr>
              <w:instrText xml:space="preserve"> PAGEREF _Toc525115118 \h </w:instrText>
            </w:r>
            <w:r w:rsidR="00DD16DF">
              <w:rPr>
                <w:noProof/>
                <w:webHidden/>
              </w:rPr>
            </w:r>
            <w:r w:rsidR="00DD16DF">
              <w:rPr>
                <w:noProof/>
                <w:webHidden/>
              </w:rPr>
              <w:fldChar w:fldCharType="separate"/>
            </w:r>
            <w:r w:rsidR="00DD16DF">
              <w:rPr>
                <w:noProof/>
                <w:webHidden/>
              </w:rPr>
              <w:t>20</w:t>
            </w:r>
            <w:r w:rsidR="00DD16DF">
              <w:rPr>
                <w:noProof/>
                <w:webHidden/>
              </w:rPr>
              <w:fldChar w:fldCharType="end"/>
            </w:r>
          </w:hyperlink>
        </w:p>
        <w:p w14:paraId="77FED1A8" w14:textId="70D146C5"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119" w:history="1">
            <w:r w:rsidR="00DD16DF" w:rsidRPr="00522D5C">
              <w:rPr>
                <w:rStyle w:val="Hyperlink"/>
                <w:rFonts w:ascii="Arial" w:eastAsia="Arial Unicode MS" w:hAnsi="Arial" w:cs="Arial"/>
                <w:noProof/>
              </w:rPr>
              <w:t>6.4</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Reports</w:t>
            </w:r>
            <w:r w:rsidR="00DD16DF">
              <w:rPr>
                <w:noProof/>
                <w:webHidden/>
              </w:rPr>
              <w:tab/>
            </w:r>
            <w:r w:rsidR="00DD16DF">
              <w:rPr>
                <w:noProof/>
                <w:webHidden/>
              </w:rPr>
              <w:fldChar w:fldCharType="begin"/>
            </w:r>
            <w:r w:rsidR="00DD16DF">
              <w:rPr>
                <w:noProof/>
                <w:webHidden/>
              </w:rPr>
              <w:instrText xml:space="preserve"> PAGEREF _Toc525115119 \h </w:instrText>
            </w:r>
            <w:r w:rsidR="00DD16DF">
              <w:rPr>
                <w:noProof/>
                <w:webHidden/>
              </w:rPr>
            </w:r>
            <w:r w:rsidR="00DD16DF">
              <w:rPr>
                <w:noProof/>
                <w:webHidden/>
              </w:rPr>
              <w:fldChar w:fldCharType="separate"/>
            </w:r>
            <w:r w:rsidR="00DD16DF">
              <w:rPr>
                <w:noProof/>
                <w:webHidden/>
              </w:rPr>
              <w:t>20</w:t>
            </w:r>
            <w:r w:rsidR="00DD16DF">
              <w:rPr>
                <w:noProof/>
                <w:webHidden/>
              </w:rPr>
              <w:fldChar w:fldCharType="end"/>
            </w:r>
          </w:hyperlink>
        </w:p>
        <w:p w14:paraId="05BE0615" w14:textId="7082B7A1"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120" w:history="1">
            <w:r w:rsidR="00DD16DF" w:rsidRPr="00522D5C">
              <w:rPr>
                <w:rStyle w:val="Hyperlink"/>
                <w:rFonts w:ascii="Arial" w:eastAsia="Arial Unicode MS" w:hAnsi="Arial" w:cs="Arial"/>
                <w:noProof/>
              </w:rPr>
              <w:t>6.5</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Connectivity Diagrams</w:t>
            </w:r>
            <w:r w:rsidR="00DD16DF">
              <w:rPr>
                <w:noProof/>
                <w:webHidden/>
              </w:rPr>
              <w:tab/>
            </w:r>
            <w:r w:rsidR="00DD16DF">
              <w:rPr>
                <w:noProof/>
                <w:webHidden/>
              </w:rPr>
              <w:fldChar w:fldCharType="begin"/>
            </w:r>
            <w:r w:rsidR="00DD16DF">
              <w:rPr>
                <w:noProof/>
                <w:webHidden/>
              </w:rPr>
              <w:instrText xml:space="preserve"> PAGEREF _Toc525115120 \h </w:instrText>
            </w:r>
            <w:r w:rsidR="00DD16DF">
              <w:rPr>
                <w:noProof/>
                <w:webHidden/>
              </w:rPr>
            </w:r>
            <w:r w:rsidR="00DD16DF">
              <w:rPr>
                <w:noProof/>
                <w:webHidden/>
              </w:rPr>
              <w:fldChar w:fldCharType="separate"/>
            </w:r>
            <w:r w:rsidR="00DD16DF">
              <w:rPr>
                <w:noProof/>
                <w:webHidden/>
              </w:rPr>
              <w:t>20</w:t>
            </w:r>
            <w:r w:rsidR="00DD16DF">
              <w:rPr>
                <w:noProof/>
                <w:webHidden/>
              </w:rPr>
              <w:fldChar w:fldCharType="end"/>
            </w:r>
          </w:hyperlink>
        </w:p>
        <w:p w14:paraId="65FC0468" w14:textId="32DF766C" w:rsidR="00DD16DF" w:rsidRDefault="003C3176">
          <w:pPr>
            <w:pStyle w:val="TOC2"/>
            <w:tabs>
              <w:tab w:val="left" w:pos="1132"/>
            </w:tabs>
            <w:rPr>
              <w:rFonts w:asciiTheme="minorHAnsi" w:eastAsiaTheme="minorEastAsia" w:hAnsiTheme="minorHAnsi" w:cstheme="minorBidi"/>
              <w:noProof/>
              <w:sz w:val="22"/>
              <w:szCs w:val="22"/>
              <w:lang w:eastAsia="en-US"/>
            </w:rPr>
          </w:pPr>
          <w:hyperlink w:anchor="_Toc525115121" w:history="1">
            <w:r w:rsidR="00DD16DF" w:rsidRPr="00522D5C">
              <w:rPr>
                <w:rStyle w:val="Hyperlink"/>
                <w:rFonts w:ascii="Arial" w:eastAsia="Arial Unicode MS" w:hAnsi="Arial" w:cs="Arial"/>
                <w:noProof/>
              </w:rPr>
              <w:t>6.5.1</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Solution Connectivity Diagram</w:t>
            </w:r>
            <w:r w:rsidR="00DD16DF">
              <w:rPr>
                <w:noProof/>
                <w:webHidden/>
              </w:rPr>
              <w:tab/>
            </w:r>
            <w:r w:rsidR="00DD16DF">
              <w:rPr>
                <w:noProof/>
                <w:webHidden/>
              </w:rPr>
              <w:fldChar w:fldCharType="begin"/>
            </w:r>
            <w:r w:rsidR="00DD16DF">
              <w:rPr>
                <w:noProof/>
                <w:webHidden/>
              </w:rPr>
              <w:instrText xml:space="preserve"> PAGEREF _Toc525115121 \h </w:instrText>
            </w:r>
            <w:r w:rsidR="00DD16DF">
              <w:rPr>
                <w:noProof/>
                <w:webHidden/>
              </w:rPr>
            </w:r>
            <w:r w:rsidR="00DD16DF">
              <w:rPr>
                <w:noProof/>
                <w:webHidden/>
              </w:rPr>
              <w:fldChar w:fldCharType="separate"/>
            </w:r>
            <w:r w:rsidR="00DD16DF">
              <w:rPr>
                <w:noProof/>
                <w:webHidden/>
              </w:rPr>
              <w:t>20</w:t>
            </w:r>
            <w:r w:rsidR="00DD16DF">
              <w:rPr>
                <w:noProof/>
                <w:webHidden/>
              </w:rPr>
              <w:fldChar w:fldCharType="end"/>
            </w:r>
          </w:hyperlink>
        </w:p>
        <w:p w14:paraId="1041ED24" w14:textId="6222F39D" w:rsidR="00DD16DF" w:rsidRDefault="003C3176">
          <w:pPr>
            <w:pStyle w:val="TOC1"/>
            <w:tabs>
              <w:tab w:val="left" w:pos="849"/>
            </w:tabs>
            <w:rPr>
              <w:rFonts w:asciiTheme="minorHAnsi" w:eastAsiaTheme="minorEastAsia" w:hAnsiTheme="minorHAnsi" w:cstheme="minorBidi"/>
              <w:noProof/>
              <w:sz w:val="22"/>
              <w:szCs w:val="22"/>
              <w:lang w:eastAsia="en-US"/>
            </w:rPr>
          </w:pPr>
          <w:hyperlink w:anchor="_Toc525115122" w:history="1">
            <w:r w:rsidR="00DD16DF" w:rsidRPr="00522D5C">
              <w:rPr>
                <w:rStyle w:val="Hyperlink"/>
                <w:rFonts w:ascii="Arial" w:eastAsia="Arial Unicode MS" w:hAnsi="Arial" w:cs="Arial"/>
                <w:noProof/>
              </w:rPr>
              <w:t>7.</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Appendix</w:t>
            </w:r>
            <w:r w:rsidR="00DD16DF">
              <w:rPr>
                <w:noProof/>
                <w:webHidden/>
              </w:rPr>
              <w:tab/>
            </w:r>
            <w:r w:rsidR="00DD16DF">
              <w:rPr>
                <w:noProof/>
                <w:webHidden/>
              </w:rPr>
              <w:fldChar w:fldCharType="begin"/>
            </w:r>
            <w:r w:rsidR="00DD16DF">
              <w:rPr>
                <w:noProof/>
                <w:webHidden/>
              </w:rPr>
              <w:instrText xml:space="preserve"> PAGEREF _Toc525115122 \h </w:instrText>
            </w:r>
            <w:r w:rsidR="00DD16DF">
              <w:rPr>
                <w:noProof/>
                <w:webHidden/>
              </w:rPr>
            </w:r>
            <w:r w:rsidR="00DD16DF">
              <w:rPr>
                <w:noProof/>
                <w:webHidden/>
              </w:rPr>
              <w:fldChar w:fldCharType="separate"/>
            </w:r>
            <w:r w:rsidR="00DD16DF">
              <w:rPr>
                <w:noProof/>
                <w:webHidden/>
              </w:rPr>
              <w:t>21</w:t>
            </w:r>
            <w:r w:rsidR="00DD16DF">
              <w:rPr>
                <w:noProof/>
                <w:webHidden/>
              </w:rPr>
              <w:fldChar w:fldCharType="end"/>
            </w:r>
          </w:hyperlink>
        </w:p>
        <w:p w14:paraId="4C332C02" w14:textId="07229EF5" w:rsidR="00DD16DF" w:rsidRDefault="003C3176">
          <w:pPr>
            <w:pStyle w:val="TOC2"/>
            <w:tabs>
              <w:tab w:val="left" w:pos="849"/>
            </w:tabs>
            <w:rPr>
              <w:rFonts w:asciiTheme="minorHAnsi" w:eastAsiaTheme="minorEastAsia" w:hAnsiTheme="minorHAnsi" w:cstheme="minorBidi"/>
              <w:noProof/>
              <w:sz w:val="22"/>
              <w:szCs w:val="22"/>
              <w:lang w:eastAsia="en-US"/>
            </w:rPr>
          </w:pPr>
          <w:hyperlink w:anchor="_Toc525115123" w:history="1">
            <w:r w:rsidR="00DD16DF" w:rsidRPr="00522D5C">
              <w:rPr>
                <w:rStyle w:val="Hyperlink"/>
                <w:rFonts w:ascii="Arial" w:eastAsia="Arial Unicode MS" w:hAnsi="Arial" w:cs="Arial"/>
                <w:noProof/>
              </w:rPr>
              <w:t>7.1</w:t>
            </w:r>
            <w:r w:rsidR="00DD16DF">
              <w:rPr>
                <w:rFonts w:asciiTheme="minorHAnsi" w:eastAsiaTheme="minorEastAsia" w:hAnsiTheme="minorHAnsi" w:cstheme="minorBidi"/>
                <w:noProof/>
                <w:sz w:val="22"/>
                <w:szCs w:val="22"/>
                <w:lang w:eastAsia="en-US"/>
              </w:rPr>
              <w:tab/>
            </w:r>
            <w:r w:rsidR="00DD16DF" w:rsidRPr="00522D5C">
              <w:rPr>
                <w:rStyle w:val="Hyperlink"/>
                <w:rFonts w:ascii="Arial" w:eastAsia="Arial Unicode MS" w:hAnsi="Arial" w:cs="Arial"/>
                <w:noProof/>
              </w:rPr>
              <w:t>Definitions</w:t>
            </w:r>
            <w:r w:rsidR="00DD16DF">
              <w:rPr>
                <w:noProof/>
                <w:webHidden/>
              </w:rPr>
              <w:tab/>
            </w:r>
            <w:r w:rsidR="00DD16DF">
              <w:rPr>
                <w:noProof/>
                <w:webHidden/>
              </w:rPr>
              <w:fldChar w:fldCharType="begin"/>
            </w:r>
            <w:r w:rsidR="00DD16DF">
              <w:rPr>
                <w:noProof/>
                <w:webHidden/>
              </w:rPr>
              <w:instrText xml:space="preserve"> PAGEREF _Toc525115123 \h </w:instrText>
            </w:r>
            <w:r w:rsidR="00DD16DF">
              <w:rPr>
                <w:noProof/>
                <w:webHidden/>
              </w:rPr>
            </w:r>
            <w:r w:rsidR="00DD16DF">
              <w:rPr>
                <w:noProof/>
                <w:webHidden/>
              </w:rPr>
              <w:fldChar w:fldCharType="separate"/>
            </w:r>
            <w:r w:rsidR="00DD16DF">
              <w:rPr>
                <w:noProof/>
                <w:webHidden/>
              </w:rPr>
              <w:t>21</w:t>
            </w:r>
            <w:r w:rsidR="00DD16DF">
              <w:rPr>
                <w:noProof/>
                <w:webHidden/>
              </w:rPr>
              <w:fldChar w:fldCharType="end"/>
            </w:r>
          </w:hyperlink>
        </w:p>
        <w:p w14:paraId="594E926C" w14:textId="1BE81EE2" w:rsidR="002A258B" w:rsidRDefault="002A258B">
          <w:r>
            <w:rPr>
              <w:b/>
              <w:bCs/>
              <w:noProof/>
            </w:rPr>
            <w:fldChar w:fldCharType="end"/>
          </w:r>
        </w:p>
      </w:sdtContent>
    </w:sdt>
    <w:p w14:paraId="365423DC" w14:textId="77777777" w:rsidR="00223EA2" w:rsidRPr="00905497" w:rsidRDefault="00223EA2" w:rsidP="000F722C">
      <w:pPr>
        <w:pStyle w:val="TOC2"/>
        <w:suppressAutoHyphens/>
        <w:rPr>
          <w:rFonts w:ascii="Arial" w:hAnsi="Arial" w:cs="Arial"/>
          <w:lang w:val="en-GB"/>
        </w:rPr>
        <w:sectPr w:rsidR="00223EA2" w:rsidRPr="00905497" w:rsidSect="006E4B2C">
          <w:pgSz w:w="12240" w:h="15840"/>
          <w:pgMar w:top="1440" w:right="1440" w:bottom="1440" w:left="1440" w:header="720" w:footer="720" w:gutter="0"/>
          <w:cols w:space="720"/>
          <w:docGrid w:linePitch="360"/>
        </w:sectPr>
      </w:pPr>
    </w:p>
    <w:p w14:paraId="54F0749B" w14:textId="77777777" w:rsidR="0087062F" w:rsidRPr="00905497" w:rsidRDefault="0087062F" w:rsidP="000F722C">
      <w:pPr>
        <w:suppressAutoHyphens/>
        <w:jc w:val="left"/>
        <w:rPr>
          <w:rFonts w:ascii="Arial" w:hAnsi="Arial" w:cs="Arial"/>
        </w:rPr>
      </w:pPr>
    </w:p>
    <w:p w14:paraId="27B6354D" w14:textId="77777777" w:rsidR="00AE4F21" w:rsidRPr="00905497" w:rsidRDefault="00D536A0" w:rsidP="002F67CB">
      <w:pPr>
        <w:pStyle w:val="Heading1"/>
        <w:numPr>
          <w:ilvl w:val="0"/>
          <w:numId w:val="14"/>
        </w:numPr>
        <w:suppressAutoHyphens/>
        <w:rPr>
          <w:rFonts w:ascii="Arial" w:hAnsi="Arial" w:cs="Arial"/>
        </w:rPr>
      </w:pPr>
      <w:bookmarkStart w:id="14" w:name="_Toc510360993"/>
      <w:bookmarkStart w:id="15" w:name="_Toc525115095"/>
      <w:r w:rsidRPr="00905497">
        <w:rPr>
          <w:rFonts w:ascii="Arial" w:hAnsi="Arial" w:cs="Arial"/>
        </w:rPr>
        <w:t>Executive Summary</w:t>
      </w:r>
      <w:bookmarkEnd w:id="14"/>
      <w:bookmarkEnd w:id="15"/>
    </w:p>
    <w:p w14:paraId="4F40F8DD" w14:textId="77777777" w:rsidR="001212C5" w:rsidRPr="00905497" w:rsidRDefault="008A578A" w:rsidP="00B624D2">
      <w:pPr>
        <w:suppressAutoHyphens/>
        <w:spacing w:beforeLines="60" w:before="144" w:afterLines="60" w:after="144"/>
        <w:rPr>
          <w:rFonts w:ascii="Arial" w:hAnsi="Arial" w:cs="Arial"/>
          <w:sz w:val="20"/>
          <w:szCs w:val="20"/>
          <w:lang w:val="en-GB"/>
        </w:rPr>
      </w:pPr>
      <w:r w:rsidRPr="00905497">
        <w:rPr>
          <w:rFonts w:ascii="Arial" w:hAnsi="Arial" w:cs="Arial"/>
          <w:sz w:val="20"/>
          <w:szCs w:val="20"/>
        </w:rPr>
        <w:t>.</w:t>
      </w:r>
    </w:p>
    <w:p w14:paraId="0A981CA4" w14:textId="77777777" w:rsidR="00EE3D54" w:rsidRPr="00905497" w:rsidRDefault="00EE3D54" w:rsidP="00F247A3">
      <w:pPr>
        <w:pStyle w:val="Heading2"/>
        <w:numPr>
          <w:ilvl w:val="1"/>
          <w:numId w:val="14"/>
        </w:numPr>
        <w:suppressAutoHyphens/>
        <w:rPr>
          <w:rFonts w:ascii="Arial" w:hAnsi="Arial" w:cs="Arial"/>
        </w:rPr>
      </w:pPr>
      <w:bookmarkStart w:id="16" w:name="_Toc510360994"/>
      <w:bookmarkStart w:id="17" w:name="_Toc525115096"/>
      <w:r w:rsidRPr="00905497">
        <w:rPr>
          <w:rFonts w:ascii="Arial" w:hAnsi="Arial" w:cs="Arial"/>
        </w:rPr>
        <w:t>Business Goals</w:t>
      </w:r>
      <w:bookmarkEnd w:id="16"/>
      <w:bookmarkEnd w:id="17"/>
    </w:p>
    <w:p w14:paraId="02EFE9BE" w14:textId="77777777" w:rsidR="0050745F" w:rsidRPr="00905497" w:rsidRDefault="001212C5" w:rsidP="00B624D2">
      <w:pPr>
        <w:suppressAutoHyphens/>
        <w:rPr>
          <w:rFonts w:ascii="Arial" w:hAnsi="Arial" w:cs="Arial"/>
          <w:sz w:val="20"/>
          <w:szCs w:val="20"/>
          <w:lang w:val="en-GB"/>
        </w:rPr>
      </w:pPr>
      <w:r w:rsidRPr="00905497">
        <w:rPr>
          <w:rFonts w:ascii="Arial" w:hAnsi="Arial" w:cs="Arial"/>
          <w:sz w:val="20"/>
          <w:szCs w:val="20"/>
        </w:rPr>
        <w:t>.</w:t>
      </w:r>
    </w:p>
    <w:p w14:paraId="48E6DE16" w14:textId="77777777" w:rsidR="00EE3D54" w:rsidRPr="00905497" w:rsidRDefault="00EE3D54" w:rsidP="00F247A3">
      <w:pPr>
        <w:pStyle w:val="Heading2"/>
        <w:numPr>
          <w:ilvl w:val="1"/>
          <w:numId w:val="14"/>
        </w:numPr>
        <w:suppressAutoHyphens/>
        <w:rPr>
          <w:rFonts w:ascii="Arial" w:hAnsi="Arial" w:cs="Arial"/>
        </w:rPr>
      </w:pPr>
      <w:bookmarkStart w:id="18" w:name="_Toc510360995"/>
      <w:bookmarkStart w:id="19" w:name="_Toc525115097"/>
      <w:r w:rsidRPr="00905497">
        <w:rPr>
          <w:rFonts w:ascii="Arial" w:hAnsi="Arial" w:cs="Arial"/>
        </w:rPr>
        <w:t>Value Proposition</w:t>
      </w:r>
      <w:bookmarkEnd w:id="18"/>
      <w:bookmarkEnd w:id="19"/>
    </w:p>
    <w:p w14:paraId="40FE680C" w14:textId="77777777" w:rsidR="00EE3D54" w:rsidRPr="00905497" w:rsidRDefault="00EE3D54" w:rsidP="00F247A3">
      <w:pPr>
        <w:pStyle w:val="Heading2"/>
        <w:numPr>
          <w:ilvl w:val="1"/>
          <w:numId w:val="14"/>
        </w:numPr>
        <w:suppressAutoHyphens/>
        <w:rPr>
          <w:rFonts w:ascii="Arial" w:hAnsi="Arial" w:cs="Arial"/>
        </w:rPr>
      </w:pPr>
      <w:bookmarkStart w:id="20" w:name="_Toc510360996"/>
      <w:bookmarkStart w:id="21" w:name="_Toc525115098"/>
      <w:r w:rsidRPr="00905497">
        <w:rPr>
          <w:rFonts w:ascii="Arial" w:hAnsi="Arial" w:cs="Arial"/>
        </w:rPr>
        <w:t>Critical Success Factors (CSFs)</w:t>
      </w:r>
      <w:bookmarkEnd w:id="20"/>
      <w:bookmarkEnd w:id="21"/>
    </w:p>
    <w:p w14:paraId="7AEA63C8" w14:textId="77777777" w:rsidR="00E75E8C" w:rsidRPr="00905497" w:rsidRDefault="00E75E8C" w:rsidP="00E75E8C">
      <w:pPr>
        <w:suppressAutoHyphens/>
        <w:spacing w:beforeLines="60" w:before="144" w:afterLines="60" w:after="144"/>
        <w:rPr>
          <w:rFonts w:ascii="Arial" w:hAnsi="Arial" w:cs="Arial"/>
          <w:iCs/>
          <w:sz w:val="20"/>
          <w:szCs w:val="20"/>
        </w:rPr>
      </w:pPr>
      <w:r w:rsidRPr="00905497">
        <w:rPr>
          <w:rFonts w:ascii="Arial" w:hAnsi="Arial" w:cs="Arial"/>
          <w:iCs/>
          <w:sz w:val="20"/>
          <w:szCs w:val="20"/>
        </w:rPr>
        <w:t>The key success factors for the project are:</w:t>
      </w:r>
    </w:p>
    <w:p w14:paraId="45D414C1" w14:textId="538672C5" w:rsidR="00DD16DF" w:rsidRDefault="00DD16DF">
      <w:pPr>
        <w:jc w:val="left"/>
      </w:pPr>
      <w:r>
        <w:br w:type="page"/>
      </w:r>
    </w:p>
    <w:p w14:paraId="742D126B" w14:textId="1CA067B7" w:rsidR="00C95C62" w:rsidRDefault="00976C90" w:rsidP="00F247A3">
      <w:pPr>
        <w:pStyle w:val="Heading2"/>
        <w:numPr>
          <w:ilvl w:val="1"/>
          <w:numId w:val="14"/>
        </w:numPr>
        <w:suppressAutoHyphens/>
        <w:rPr>
          <w:rFonts w:ascii="Arial" w:hAnsi="Arial" w:cs="Arial"/>
        </w:rPr>
      </w:pPr>
      <w:bookmarkStart w:id="22" w:name="_Toc510360997"/>
      <w:bookmarkStart w:id="23" w:name="_Toc525115099"/>
      <w:r>
        <w:rPr>
          <w:rFonts w:ascii="Arial" w:hAnsi="Arial" w:cs="Arial"/>
        </w:rPr>
        <w:lastRenderedPageBreak/>
        <w:t xml:space="preserve">Deployment </w:t>
      </w:r>
      <w:r w:rsidR="00EE3D54" w:rsidRPr="00905497">
        <w:rPr>
          <w:rFonts w:ascii="Arial" w:hAnsi="Arial" w:cs="Arial"/>
        </w:rPr>
        <w:t>Strateg</w:t>
      </w:r>
      <w:r>
        <w:rPr>
          <w:rFonts w:ascii="Arial" w:hAnsi="Arial" w:cs="Arial"/>
        </w:rPr>
        <w:t>y</w:t>
      </w:r>
      <w:bookmarkEnd w:id="22"/>
      <w:bookmarkEnd w:id="23"/>
    </w:p>
    <w:p w14:paraId="50B7ABA0" w14:textId="313FF24A" w:rsidR="00A63DF8" w:rsidRDefault="00A63DF8" w:rsidP="00A63DF8"/>
    <w:p w14:paraId="7D3EE090" w14:textId="4A25E665" w:rsidR="00A63DF8" w:rsidRDefault="00A63DF8" w:rsidP="00A63DF8">
      <w:pPr>
        <w:ind w:left="2160"/>
      </w:pPr>
    </w:p>
    <w:p w14:paraId="18C2D9DA" w14:textId="76258B2C" w:rsidR="00A63DF8" w:rsidRDefault="00A63DF8" w:rsidP="001467A3">
      <w:r>
        <w:t xml:space="preserve">Based on the number of Users, SMWE Implementation is categorized into the </w:t>
      </w:r>
      <w:r w:rsidR="001467A3">
        <w:t xml:space="preserve">Small to </w:t>
      </w:r>
      <w:r>
        <w:t xml:space="preserve">Medium size Enterprise </w:t>
      </w:r>
      <w:proofErr w:type="spellStart"/>
      <w:r w:rsidR="001467A3">
        <w:t>wrt</w:t>
      </w:r>
      <w:proofErr w:type="spellEnd"/>
      <w:r>
        <w:t xml:space="preserve"> Deployment footprint. </w:t>
      </w:r>
    </w:p>
    <w:p w14:paraId="3B49CD76" w14:textId="262190BC" w:rsidR="00A63DF8" w:rsidRDefault="00A63DF8" w:rsidP="00A63DF8"/>
    <w:p w14:paraId="2B93E758" w14:textId="41CEF2C6" w:rsidR="001467A3" w:rsidRDefault="001467A3" w:rsidP="001467A3">
      <w:pPr>
        <w:autoSpaceDE w:val="0"/>
        <w:autoSpaceDN w:val="0"/>
        <w:adjustRightInd w:val="0"/>
        <w:jc w:val="left"/>
        <w:rPr>
          <w:rFonts w:ascii="Arial" w:eastAsia="Times New Roman" w:hAnsi="Arial" w:cs="Arial"/>
          <w:sz w:val="20"/>
          <w:szCs w:val="20"/>
          <w:lang w:eastAsia="en-US"/>
        </w:rPr>
      </w:pPr>
      <w:r>
        <w:rPr>
          <w:rFonts w:ascii="Arial" w:eastAsia="Times New Roman" w:hAnsi="Arial" w:cs="Arial"/>
          <w:sz w:val="20"/>
          <w:szCs w:val="20"/>
          <w:lang w:eastAsia="en-US"/>
        </w:rPr>
        <w:t xml:space="preserve">These installations fit most small\medium size enterprises and start to separate the UI and Batch/Task layers for performance benefits, typically designating one UI host and one or two batch/task hosts. Often, installations at this scale have a substantial volume of data to process during account aggregation tasks. This scale of installation requires the separation and dedication of a relational database host. Medium footprint installations exploit the fact that Task/Batch servers can act as UI servers </w:t>
      </w:r>
      <w:proofErr w:type="gramStart"/>
      <w:r>
        <w:rPr>
          <w:rFonts w:ascii="Arial" w:eastAsia="Times New Roman" w:hAnsi="Arial" w:cs="Arial"/>
          <w:sz w:val="20"/>
          <w:szCs w:val="20"/>
          <w:lang w:eastAsia="en-US"/>
        </w:rPr>
        <w:t>in the event that</w:t>
      </w:r>
      <w:proofErr w:type="gramEnd"/>
      <w:r>
        <w:rPr>
          <w:rFonts w:ascii="Arial" w:eastAsia="Times New Roman" w:hAnsi="Arial" w:cs="Arial"/>
          <w:sz w:val="20"/>
          <w:szCs w:val="20"/>
          <w:lang w:eastAsia="en-US"/>
        </w:rPr>
        <w:t xml:space="preserve"> the singleton UI server should fail. Load Balancing systems used with medium configurations should be configured to preferentially route UI traffic to the UI server and only route UI traffic to the Task/Batch servers in the event of UI server failure or saturation.</w:t>
      </w:r>
    </w:p>
    <w:p w14:paraId="208A05DA" w14:textId="77777777" w:rsidR="001467A3" w:rsidRDefault="001467A3" w:rsidP="001467A3">
      <w:pPr>
        <w:autoSpaceDE w:val="0"/>
        <w:autoSpaceDN w:val="0"/>
        <w:adjustRightInd w:val="0"/>
        <w:jc w:val="left"/>
        <w:rPr>
          <w:rFonts w:ascii="Arial" w:eastAsia="Times New Roman" w:hAnsi="Arial" w:cs="Arial"/>
          <w:sz w:val="20"/>
          <w:szCs w:val="20"/>
          <w:lang w:eastAsia="en-US"/>
        </w:rPr>
      </w:pPr>
    </w:p>
    <w:p w14:paraId="641EF21C" w14:textId="6D51EA2C" w:rsidR="001467A3" w:rsidRPr="001467A3" w:rsidRDefault="001467A3" w:rsidP="001467A3">
      <w:pPr>
        <w:autoSpaceDE w:val="0"/>
        <w:autoSpaceDN w:val="0"/>
        <w:adjustRightInd w:val="0"/>
        <w:jc w:val="left"/>
        <w:rPr>
          <w:rFonts w:ascii="Arial" w:eastAsia="Times New Roman" w:hAnsi="Arial" w:cs="Arial"/>
          <w:sz w:val="20"/>
          <w:szCs w:val="20"/>
          <w:u w:val="single"/>
          <w:lang w:eastAsia="en-US"/>
        </w:rPr>
      </w:pPr>
      <w:r w:rsidRPr="001467A3">
        <w:rPr>
          <w:rFonts w:ascii="Arial" w:eastAsia="Times New Roman" w:hAnsi="Arial" w:cs="Arial"/>
          <w:sz w:val="20"/>
          <w:szCs w:val="20"/>
          <w:u w:val="single"/>
          <w:lang w:eastAsia="en-US"/>
        </w:rPr>
        <w:t>Hardware recommendation for SMWE installation:</w:t>
      </w:r>
    </w:p>
    <w:p w14:paraId="7A917F6F" w14:textId="77777777" w:rsidR="001467A3" w:rsidRDefault="001467A3" w:rsidP="001467A3">
      <w:pPr>
        <w:autoSpaceDE w:val="0"/>
        <w:autoSpaceDN w:val="0"/>
        <w:adjustRightInd w:val="0"/>
        <w:jc w:val="left"/>
        <w:rPr>
          <w:rFonts w:ascii="Arial" w:eastAsia="Times New Roman" w:hAnsi="Arial" w:cs="Arial"/>
          <w:sz w:val="20"/>
          <w:szCs w:val="20"/>
          <w:lang w:eastAsia="en-US"/>
        </w:rPr>
      </w:pPr>
    </w:p>
    <w:p w14:paraId="123AFF88" w14:textId="59F5A4C8" w:rsidR="001467A3" w:rsidRDefault="001467A3" w:rsidP="001467A3">
      <w:pPr>
        <w:autoSpaceDE w:val="0"/>
        <w:autoSpaceDN w:val="0"/>
        <w:adjustRightInd w:val="0"/>
        <w:jc w:val="left"/>
        <w:rPr>
          <w:rFonts w:ascii="Arial" w:eastAsia="Times New Roman" w:hAnsi="Arial" w:cs="Arial"/>
          <w:sz w:val="20"/>
          <w:szCs w:val="20"/>
          <w:lang w:eastAsia="en-US"/>
        </w:rPr>
      </w:pPr>
      <w:r>
        <w:rPr>
          <w:rFonts w:ascii="Arial" w:eastAsia="Times New Roman" w:hAnsi="Arial" w:cs="Arial"/>
          <w:sz w:val="20"/>
          <w:szCs w:val="20"/>
          <w:lang w:eastAsia="en-US"/>
        </w:rPr>
        <w:t xml:space="preserve">1 x </w:t>
      </w:r>
      <w:proofErr w:type="spellStart"/>
      <w:r>
        <w:rPr>
          <w:rFonts w:ascii="Arial" w:eastAsia="Times New Roman" w:hAnsi="Arial" w:cs="Arial"/>
          <w:sz w:val="20"/>
          <w:szCs w:val="20"/>
          <w:lang w:eastAsia="en-US"/>
        </w:rPr>
        <w:t>IdentityIQ</w:t>
      </w:r>
      <w:proofErr w:type="spellEnd"/>
      <w:r>
        <w:rPr>
          <w:rFonts w:ascii="Arial" w:eastAsia="Times New Roman" w:hAnsi="Arial" w:cs="Arial"/>
          <w:sz w:val="20"/>
          <w:szCs w:val="20"/>
          <w:lang w:eastAsia="en-US"/>
        </w:rPr>
        <w:t xml:space="preserve"> Batch/Task host with:</w:t>
      </w:r>
    </w:p>
    <w:p w14:paraId="7C69B255" w14:textId="77777777" w:rsidR="001467A3" w:rsidRDefault="001467A3" w:rsidP="001467A3">
      <w:pPr>
        <w:autoSpaceDE w:val="0"/>
        <w:autoSpaceDN w:val="0"/>
        <w:adjustRightInd w:val="0"/>
        <w:jc w:val="left"/>
        <w:rPr>
          <w:rFonts w:ascii="Arial" w:eastAsia="Times New Roman" w:hAnsi="Arial" w:cs="Arial"/>
          <w:sz w:val="20"/>
          <w:szCs w:val="20"/>
          <w:lang w:eastAsia="en-US"/>
        </w:rPr>
      </w:pPr>
      <w:r>
        <w:rPr>
          <w:rFonts w:ascii="Arial" w:eastAsia="Times New Roman" w:hAnsi="Arial" w:cs="Arial"/>
          <w:sz w:val="20"/>
          <w:szCs w:val="20"/>
          <w:lang w:eastAsia="en-US"/>
        </w:rPr>
        <w:t>• 4-Core Processor</w:t>
      </w:r>
    </w:p>
    <w:p w14:paraId="7DEB7457" w14:textId="77777777" w:rsidR="001467A3" w:rsidRDefault="001467A3" w:rsidP="001467A3">
      <w:pPr>
        <w:autoSpaceDE w:val="0"/>
        <w:autoSpaceDN w:val="0"/>
        <w:adjustRightInd w:val="0"/>
        <w:jc w:val="left"/>
        <w:rPr>
          <w:rFonts w:ascii="Arial" w:eastAsia="Times New Roman" w:hAnsi="Arial" w:cs="Arial"/>
          <w:sz w:val="20"/>
          <w:szCs w:val="20"/>
          <w:lang w:eastAsia="en-US"/>
        </w:rPr>
      </w:pPr>
      <w:r>
        <w:rPr>
          <w:rFonts w:ascii="Arial" w:eastAsia="Times New Roman" w:hAnsi="Arial" w:cs="Arial"/>
          <w:sz w:val="20"/>
          <w:szCs w:val="20"/>
          <w:lang w:eastAsia="en-US"/>
        </w:rPr>
        <w:t>• 8GB of RAM</w:t>
      </w:r>
    </w:p>
    <w:p w14:paraId="4CDB2B69" w14:textId="77777777" w:rsidR="001467A3" w:rsidRDefault="001467A3" w:rsidP="001467A3">
      <w:pPr>
        <w:autoSpaceDE w:val="0"/>
        <w:autoSpaceDN w:val="0"/>
        <w:adjustRightInd w:val="0"/>
        <w:jc w:val="left"/>
        <w:rPr>
          <w:rFonts w:ascii="Arial" w:eastAsia="Times New Roman" w:hAnsi="Arial" w:cs="Arial"/>
          <w:sz w:val="20"/>
          <w:szCs w:val="20"/>
          <w:lang w:eastAsia="en-US"/>
        </w:rPr>
      </w:pPr>
      <w:r>
        <w:rPr>
          <w:rFonts w:ascii="Arial" w:eastAsia="Times New Roman" w:hAnsi="Arial" w:cs="Arial"/>
          <w:sz w:val="20"/>
          <w:szCs w:val="20"/>
          <w:lang w:eastAsia="en-US"/>
        </w:rPr>
        <w:t xml:space="preserve">• </w:t>
      </w:r>
      <w:proofErr w:type="gramStart"/>
      <w:r>
        <w:rPr>
          <w:rFonts w:ascii="Arial" w:eastAsia="Times New Roman" w:hAnsi="Arial" w:cs="Arial"/>
          <w:sz w:val="20"/>
          <w:szCs w:val="20"/>
          <w:lang w:eastAsia="en-US"/>
        </w:rPr>
        <w:t>64 bit</w:t>
      </w:r>
      <w:proofErr w:type="gramEnd"/>
      <w:r>
        <w:rPr>
          <w:rFonts w:ascii="Arial" w:eastAsia="Times New Roman" w:hAnsi="Arial" w:cs="Arial"/>
          <w:sz w:val="20"/>
          <w:szCs w:val="20"/>
          <w:lang w:eastAsia="en-US"/>
        </w:rPr>
        <w:t xml:space="preserve"> OS</w:t>
      </w:r>
    </w:p>
    <w:p w14:paraId="0F1D3416" w14:textId="31FB8483" w:rsidR="001467A3" w:rsidRDefault="001467A3" w:rsidP="001467A3">
      <w:pPr>
        <w:autoSpaceDE w:val="0"/>
        <w:autoSpaceDN w:val="0"/>
        <w:adjustRightInd w:val="0"/>
        <w:jc w:val="left"/>
        <w:rPr>
          <w:rFonts w:ascii="Arial" w:eastAsia="Times New Roman" w:hAnsi="Arial" w:cs="Arial"/>
          <w:sz w:val="20"/>
          <w:szCs w:val="20"/>
          <w:lang w:eastAsia="en-US"/>
        </w:rPr>
      </w:pPr>
      <w:r>
        <w:rPr>
          <w:rFonts w:ascii="Arial" w:eastAsia="Times New Roman" w:hAnsi="Arial" w:cs="Arial"/>
          <w:sz w:val="20"/>
          <w:szCs w:val="20"/>
          <w:lang w:eastAsia="en-US"/>
        </w:rPr>
        <w:t>• 40GB of local block storage space for binaries and logs</w:t>
      </w:r>
    </w:p>
    <w:p w14:paraId="302A4103" w14:textId="77777777" w:rsidR="001467A3" w:rsidRDefault="001467A3" w:rsidP="001467A3">
      <w:pPr>
        <w:autoSpaceDE w:val="0"/>
        <w:autoSpaceDN w:val="0"/>
        <w:adjustRightInd w:val="0"/>
        <w:jc w:val="left"/>
        <w:rPr>
          <w:rFonts w:ascii="Arial" w:eastAsia="Times New Roman" w:hAnsi="Arial" w:cs="Arial"/>
          <w:sz w:val="20"/>
          <w:szCs w:val="20"/>
          <w:lang w:eastAsia="en-US"/>
        </w:rPr>
      </w:pPr>
    </w:p>
    <w:p w14:paraId="6E63FAC5" w14:textId="77777777" w:rsidR="001467A3" w:rsidRDefault="001467A3" w:rsidP="001467A3">
      <w:pPr>
        <w:autoSpaceDE w:val="0"/>
        <w:autoSpaceDN w:val="0"/>
        <w:adjustRightInd w:val="0"/>
        <w:jc w:val="left"/>
        <w:rPr>
          <w:rFonts w:ascii="Arial" w:eastAsia="Times New Roman" w:hAnsi="Arial" w:cs="Arial"/>
          <w:sz w:val="20"/>
          <w:szCs w:val="20"/>
          <w:lang w:eastAsia="en-US"/>
        </w:rPr>
      </w:pPr>
      <w:r>
        <w:rPr>
          <w:rFonts w:ascii="Arial" w:eastAsia="Times New Roman" w:hAnsi="Arial" w:cs="Arial"/>
          <w:sz w:val="20"/>
          <w:szCs w:val="20"/>
          <w:lang w:eastAsia="en-US"/>
        </w:rPr>
        <w:t xml:space="preserve">1 x </w:t>
      </w:r>
      <w:proofErr w:type="spellStart"/>
      <w:r>
        <w:rPr>
          <w:rFonts w:ascii="Arial" w:eastAsia="Times New Roman" w:hAnsi="Arial" w:cs="Arial"/>
          <w:sz w:val="20"/>
          <w:szCs w:val="20"/>
          <w:lang w:eastAsia="en-US"/>
        </w:rPr>
        <w:t>IdentityIQ</w:t>
      </w:r>
      <w:proofErr w:type="spellEnd"/>
      <w:r>
        <w:rPr>
          <w:rFonts w:ascii="Arial" w:eastAsia="Times New Roman" w:hAnsi="Arial" w:cs="Arial"/>
          <w:sz w:val="20"/>
          <w:szCs w:val="20"/>
          <w:lang w:eastAsia="en-US"/>
        </w:rPr>
        <w:t xml:space="preserve"> UI host, with:</w:t>
      </w:r>
    </w:p>
    <w:p w14:paraId="0C983C0C" w14:textId="77777777" w:rsidR="001467A3" w:rsidRDefault="001467A3" w:rsidP="001467A3">
      <w:pPr>
        <w:autoSpaceDE w:val="0"/>
        <w:autoSpaceDN w:val="0"/>
        <w:adjustRightInd w:val="0"/>
        <w:jc w:val="left"/>
        <w:rPr>
          <w:rFonts w:ascii="Arial" w:eastAsia="Times New Roman" w:hAnsi="Arial" w:cs="Arial"/>
          <w:sz w:val="20"/>
          <w:szCs w:val="20"/>
          <w:lang w:eastAsia="en-US"/>
        </w:rPr>
      </w:pPr>
      <w:r>
        <w:rPr>
          <w:rFonts w:ascii="Arial" w:eastAsia="Times New Roman" w:hAnsi="Arial" w:cs="Arial"/>
          <w:sz w:val="20"/>
          <w:szCs w:val="20"/>
          <w:lang w:eastAsia="en-US"/>
        </w:rPr>
        <w:t>• 4-Core Processor</w:t>
      </w:r>
    </w:p>
    <w:p w14:paraId="4744622A" w14:textId="77777777" w:rsidR="001467A3" w:rsidRDefault="001467A3" w:rsidP="001467A3">
      <w:pPr>
        <w:autoSpaceDE w:val="0"/>
        <w:autoSpaceDN w:val="0"/>
        <w:adjustRightInd w:val="0"/>
        <w:jc w:val="left"/>
        <w:rPr>
          <w:rFonts w:ascii="Arial" w:eastAsia="Times New Roman" w:hAnsi="Arial" w:cs="Arial"/>
          <w:sz w:val="20"/>
          <w:szCs w:val="20"/>
          <w:lang w:eastAsia="en-US"/>
        </w:rPr>
      </w:pPr>
      <w:r>
        <w:rPr>
          <w:rFonts w:ascii="Arial" w:eastAsia="Times New Roman" w:hAnsi="Arial" w:cs="Arial"/>
          <w:sz w:val="20"/>
          <w:szCs w:val="20"/>
          <w:lang w:eastAsia="en-US"/>
        </w:rPr>
        <w:t>• 8GB of RAM</w:t>
      </w:r>
    </w:p>
    <w:p w14:paraId="2576BBE0" w14:textId="77777777" w:rsidR="001467A3" w:rsidRDefault="001467A3" w:rsidP="001467A3">
      <w:pPr>
        <w:autoSpaceDE w:val="0"/>
        <w:autoSpaceDN w:val="0"/>
        <w:adjustRightInd w:val="0"/>
        <w:jc w:val="left"/>
        <w:rPr>
          <w:rFonts w:ascii="Arial" w:eastAsia="Times New Roman" w:hAnsi="Arial" w:cs="Arial"/>
          <w:sz w:val="20"/>
          <w:szCs w:val="20"/>
          <w:lang w:eastAsia="en-US"/>
        </w:rPr>
      </w:pPr>
      <w:r>
        <w:rPr>
          <w:rFonts w:ascii="Arial" w:eastAsia="Times New Roman" w:hAnsi="Arial" w:cs="Arial"/>
          <w:sz w:val="20"/>
          <w:szCs w:val="20"/>
          <w:lang w:eastAsia="en-US"/>
        </w:rPr>
        <w:t xml:space="preserve">• </w:t>
      </w:r>
      <w:proofErr w:type="gramStart"/>
      <w:r>
        <w:rPr>
          <w:rFonts w:ascii="Arial" w:eastAsia="Times New Roman" w:hAnsi="Arial" w:cs="Arial"/>
          <w:sz w:val="20"/>
          <w:szCs w:val="20"/>
          <w:lang w:eastAsia="en-US"/>
        </w:rPr>
        <w:t>64 bit</w:t>
      </w:r>
      <w:proofErr w:type="gramEnd"/>
      <w:r>
        <w:rPr>
          <w:rFonts w:ascii="Arial" w:eastAsia="Times New Roman" w:hAnsi="Arial" w:cs="Arial"/>
          <w:sz w:val="20"/>
          <w:szCs w:val="20"/>
          <w:lang w:eastAsia="en-US"/>
        </w:rPr>
        <w:t xml:space="preserve"> OS</w:t>
      </w:r>
    </w:p>
    <w:p w14:paraId="57125950" w14:textId="77777777" w:rsidR="001467A3" w:rsidRDefault="001467A3" w:rsidP="001467A3">
      <w:pPr>
        <w:autoSpaceDE w:val="0"/>
        <w:autoSpaceDN w:val="0"/>
        <w:adjustRightInd w:val="0"/>
        <w:jc w:val="left"/>
        <w:rPr>
          <w:rFonts w:ascii="Arial" w:eastAsia="Times New Roman" w:hAnsi="Arial" w:cs="Arial"/>
          <w:sz w:val="20"/>
          <w:szCs w:val="20"/>
          <w:lang w:eastAsia="en-US"/>
        </w:rPr>
      </w:pPr>
      <w:r>
        <w:rPr>
          <w:rFonts w:ascii="Arial" w:eastAsia="Times New Roman" w:hAnsi="Arial" w:cs="Arial"/>
          <w:sz w:val="20"/>
          <w:szCs w:val="20"/>
          <w:lang w:eastAsia="en-US"/>
        </w:rPr>
        <w:t>• 40GB of local block storage space for binaries and logs</w:t>
      </w:r>
    </w:p>
    <w:p w14:paraId="691870E9" w14:textId="77777777" w:rsidR="001467A3" w:rsidRDefault="001467A3" w:rsidP="001467A3">
      <w:pPr>
        <w:autoSpaceDE w:val="0"/>
        <w:autoSpaceDN w:val="0"/>
        <w:adjustRightInd w:val="0"/>
        <w:jc w:val="left"/>
        <w:rPr>
          <w:rFonts w:ascii="Arial" w:eastAsia="Times New Roman" w:hAnsi="Arial" w:cs="Arial"/>
          <w:sz w:val="20"/>
          <w:szCs w:val="20"/>
          <w:lang w:eastAsia="en-US"/>
        </w:rPr>
      </w:pPr>
    </w:p>
    <w:p w14:paraId="75F94334" w14:textId="600CE0C9" w:rsidR="001467A3" w:rsidRDefault="001467A3" w:rsidP="001467A3">
      <w:pPr>
        <w:autoSpaceDE w:val="0"/>
        <w:autoSpaceDN w:val="0"/>
        <w:adjustRightInd w:val="0"/>
        <w:jc w:val="left"/>
        <w:rPr>
          <w:rFonts w:ascii="Arial" w:eastAsia="Times New Roman" w:hAnsi="Arial" w:cs="Arial"/>
          <w:sz w:val="20"/>
          <w:szCs w:val="20"/>
          <w:lang w:eastAsia="en-US"/>
        </w:rPr>
      </w:pPr>
      <w:r>
        <w:rPr>
          <w:rFonts w:ascii="Arial" w:eastAsia="Times New Roman" w:hAnsi="Arial" w:cs="Arial"/>
          <w:sz w:val="20"/>
          <w:szCs w:val="20"/>
          <w:lang w:eastAsia="en-US"/>
        </w:rPr>
        <w:t>1 x Dedicated DB Server host, with:</w:t>
      </w:r>
    </w:p>
    <w:p w14:paraId="7694065E" w14:textId="77777777" w:rsidR="001467A3" w:rsidRDefault="001467A3" w:rsidP="001467A3">
      <w:pPr>
        <w:autoSpaceDE w:val="0"/>
        <w:autoSpaceDN w:val="0"/>
        <w:adjustRightInd w:val="0"/>
        <w:jc w:val="left"/>
        <w:rPr>
          <w:rFonts w:ascii="Arial" w:eastAsia="Times New Roman" w:hAnsi="Arial" w:cs="Arial"/>
          <w:sz w:val="20"/>
          <w:szCs w:val="20"/>
          <w:lang w:eastAsia="en-US"/>
        </w:rPr>
      </w:pPr>
      <w:r>
        <w:rPr>
          <w:rFonts w:ascii="Arial" w:eastAsia="Times New Roman" w:hAnsi="Arial" w:cs="Arial"/>
          <w:sz w:val="20"/>
          <w:szCs w:val="20"/>
          <w:lang w:eastAsia="en-US"/>
        </w:rPr>
        <w:t>• 4-Core Processor</w:t>
      </w:r>
    </w:p>
    <w:p w14:paraId="27C53451" w14:textId="77777777" w:rsidR="001467A3" w:rsidRDefault="001467A3" w:rsidP="001467A3">
      <w:pPr>
        <w:autoSpaceDE w:val="0"/>
        <w:autoSpaceDN w:val="0"/>
        <w:adjustRightInd w:val="0"/>
        <w:jc w:val="left"/>
        <w:rPr>
          <w:rFonts w:ascii="Arial" w:eastAsia="Times New Roman" w:hAnsi="Arial" w:cs="Arial"/>
          <w:sz w:val="20"/>
          <w:szCs w:val="20"/>
          <w:lang w:eastAsia="en-US"/>
        </w:rPr>
      </w:pPr>
      <w:r>
        <w:rPr>
          <w:rFonts w:ascii="Arial" w:eastAsia="Times New Roman" w:hAnsi="Arial" w:cs="Arial"/>
          <w:sz w:val="20"/>
          <w:szCs w:val="20"/>
          <w:lang w:eastAsia="en-US"/>
        </w:rPr>
        <w:t>• 64GB of RAM</w:t>
      </w:r>
    </w:p>
    <w:p w14:paraId="5374DE1E" w14:textId="77777777" w:rsidR="001467A3" w:rsidRDefault="001467A3" w:rsidP="001467A3">
      <w:pPr>
        <w:autoSpaceDE w:val="0"/>
        <w:autoSpaceDN w:val="0"/>
        <w:adjustRightInd w:val="0"/>
        <w:jc w:val="left"/>
        <w:rPr>
          <w:rFonts w:ascii="Arial" w:eastAsia="Times New Roman" w:hAnsi="Arial" w:cs="Arial"/>
          <w:sz w:val="20"/>
          <w:szCs w:val="20"/>
          <w:lang w:eastAsia="en-US"/>
        </w:rPr>
      </w:pPr>
      <w:r>
        <w:rPr>
          <w:rFonts w:ascii="Arial" w:eastAsia="Times New Roman" w:hAnsi="Arial" w:cs="Arial"/>
          <w:sz w:val="20"/>
          <w:szCs w:val="20"/>
          <w:lang w:eastAsia="en-US"/>
        </w:rPr>
        <w:t xml:space="preserve">• </w:t>
      </w:r>
      <w:proofErr w:type="gramStart"/>
      <w:r>
        <w:rPr>
          <w:rFonts w:ascii="Arial" w:eastAsia="Times New Roman" w:hAnsi="Arial" w:cs="Arial"/>
          <w:sz w:val="20"/>
          <w:szCs w:val="20"/>
          <w:lang w:eastAsia="en-US"/>
        </w:rPr>
        <w:t>64 bit</w:t>
      </w:r>
      <w:proofErr w:type="gramEnd"/>
      <w:r>
        <w:rPr>
          <w:rFonts w:ascii="Arial" w:eastAsia="Times New Roman" w:hAnsi="Arial" w:cs="Arial"/>
          <w:sz w:val="20"/>
          <w:szCs w:val="20"/>
          <w:lang w:eastAsia="en-US"/>
        </w:rPr>
        <w:t xml:space="preserve"> OS</w:t>
      </w:r>
    </w:p>
    <w:p w14:paraId="70BA33BE" w14:textId="457A04CF" w:rsidR="001467A3" w:rsidRDefault="001467A3" w:rsidP="001467A3">
      <w:r>
        <w:rPr>
          <w:rFonts w:ascii="Arial" w:eastAsia="Times New Roman" w:hAnsi="Arial" w:cs="Arial"/>
          <w:sz w:val="20"/>
          <w:szCs w:val="20"/>
          <w:lang w:eastAsia="en-US"/>
        </w:rPr>
        <w:t>• 500GB of RAID protected DB storage plus 20 of RAID protected storage for OS files</w:t>
      </w:r>
    </w:p>
    <w:p w14:paraId="69236A59" w14:textId="77777777" w:rsidR="00A63DF8" w:rsidRDefault="00A63DF8" w:rsidP="00A63DF8"/>
    <w:p w14:paraId="67C48947" w14:textId="5FE2EB42" w:rsidR="00A63DF8" w:rsidRDefault="00D934FD" w:rsidP="00A63DF8">
      <w:r>
        <w:t>SMWE will have 1 Dev\QA Env and 1 Prod Env, both having the similar hardware configuration.</w:t>
      </w:r>
    </w:p>
    <w:p w14:paraId="1F681DDE" w14:textId="3E82A608" w:rsidR="00D934FD" w:rsidRDefault="00D934FD" w:rsidP="00A63DF8"/>
    <w:p w14:paraId="46533203" w14:textId="77777777" w:rsidR="00DB1D7E" w:rsidRDefault="00DB1D7E" w:rsidP="00A63DF8">
      <w:r>
        <w:rPr>
          <w:noProof/>
        </w:rPr>
        <w:lastRenderedPageBreak/>
        <w:drawing>
          <wp:inline distT="0" distB="0" distL="0" distR="0" wp14:anchorId="6EEFA7CC" wp14:editId="1742D1C5">
            <wp:extent cx="5943600" cy="2849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9880"/>
                    </a:xfrm>
                    <a:prstGeom prst="rect">
                      <a:avLst/>
                    </a:prstGeom>
                  </pic:spPr>
                </pic:pic>
              </a:graphicData>
            </a:graphic>
          </wp:inline>
        </w:drawing>
      </w:r>
    </w:p>
    <w:p w14:paraId="352849AA" w14:textId="7976316E" w:rsidR="00C37F69" w:rsidRPr="00A63DF8" w:rsidRDefault="004E0243" w:rsidP="00A63DF8">
      <w:r>
        <w:rPr>
          <w:noProof/>
        </w:rPr>
        <mc:AlternateContent>
          <mc:Choice Requires="wpc">
            <w:drawing>
              <wp:anchor distT="0" distB="0" distL="114300" distR="114300" simplePos="0" relativeHeight="251661312" behindDoc="0" locked="0" layoutInCell="1" allowOverlap="1" wp14:anchorId="0361E862" wp14:editId="494AB28A">
                <wp:simplePos x="0" y="0"/>
                <wp:positionH relativeFrom="column">
                  <wp:posOffset>-914400</wp:posOffset>
                </wp:positionH>
                <wp:positionV relativeFrom="paragraph">
                  <wp:posOffset>-6639560</wp:posOffset>
                </wp:positionV>
                <wp:extent cx="6209030" cy="2690495"/>
                <wp:effectExtent l="0" t="0" r="0" b="0"/>
                <wp:wrapNone/>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14:sizeRelH relativeFrom="page">
                  <wp14:pctWidth>0</wp14:pctWidth>
                </wp14:sizeRelH>
                <wp14:sizeRelV relativeFrom="page">
                  <wp14:pctHeight>0</wp14:pctHeight>
                </wp14:sizeRelV>
              </wp:anchor>
            </w:drawing>
          </mc:Choice>
          <mc:Fallback>
            <w:pict>
              <v:group w14:anchorId="08B17DD8" id="Canvas 4" o:spid="_x0000_s1026" editas="canvas" style="position:absolute;margin-left:-1in;margin-top:-522.8pt;width:488.9pt;height:211.85pt;z-index:251661312" coordsize="62090,26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090;height:26904;visibility:visible;mso-wrap-style:square">
                  <v:fill o:detectmouseclick="t"/>
                  <v:path o:connecttype="none"/>
                </v:shape>
              </v:group>
            </w:pict>
          </mc:Fallback>
        </mc:AlternateContent>
      </w:r>
    </w:p>
    <w:p w14:paraId="17ECAF33" w14:textId="3B340CEF" w:rsidR="00EE3D54" w:rsidRDefault="00EE3D54" w:rsidP="002A258B">
      <w:pPr>
        <w:pStyle w:val="Heading1"/>
        <w:numPr>
          <w:ilvl w:val="0"/>
          <w:numId w:val="14"/>
        </w:numPr>
        <w:suppressAutoHyphens/>
        <w:rPr>
          <w:rFonts w:ascii="Arial" w:hAnsi="Arial" w:cs="Arial"/>
        </w:rPr>
      </w:pPr>
      <w:bookmarkStart w:id="24" w:name="_Toc510360998"/>
      <w:bookmarkStart w:id="25" w:name="_Toc525115100"/>
      <w:r w:rsidRPr="00905497">
        <w:rPr>
          <w:rFonts w:ascii="Arial" w:hAnsi="Arial" w:cs="Arial"/>
        </w:rPr>
        <w:t>Requirements</w:t>
      </w:r>
      <w:bookmarkEnd w:id="24"/>
      <w:bookmarkEnd w:id="25"/>
    </w:p>
    <w:p w14:paraId="6E0A0573" w14:textId="77777777" w:rsidR="00F247A3" w:rsidRDefault="00F247A3" w:rsidP="00F247A3"/>
    <w:p w14:paraId="11800963" w14:textId="56CA61A9" w:rsidR="00EE3D54" w:rsidRPr="00905497" w:rsidRDefault="00EE3D54" w:rsidP="00F247A3">
      <w:pPr>
        <w:pStyle w:val="Heading2"/>
        <w:numPr>
          <w:ilvl w:val="1"/>
          <w:numId w:val="14"/>
        </w:numPr>
        <w:suppressAutoHyphens/>
        <w:rPr>
          <w:rFonts w:ascii="Arial" w:hAnsi="Arial" w:cs="Arial"/>
        </w:rPr>
      </w:pPr>
      <w:bookmarkStart w:id="26" w:name="_Toc510360999"/>
      <w:bookmarkStart w:id="27" w:name="_Toc525115101"/>
      <w:r w:rsidRPr="00905497">
        <w:rPr>
          <w:rFonts w:ascii="Arial" w:hAnsi="Arial" w:cs="Arial"/>
        </w:rPr>
        <w:t xml:space="preserve">Review of Scope and </w:t>
      </w:r>
      <w:r w:rsidR="00695FC0">
        <w:rPr>
          <w:rFonts w:ascii="Arial" w:hAnsi="Arial" w:cs="Arial"/>
        </w:rPr>
        <w:t xml:space="preserve">Functional </w:t>
      </w:r>
      <w:r w:rsidRPr="00905497">
        <w:rPr>
          <w:rFonts w:ascii="Arial" w:hAnsi="Arial" w:cs="Arial"/>
        </w:rPr>
        <w:t>Requirements</w:t>
      </w:r>
      <w:bookmarkEnd w:id="26"/>
      <w:bookmarkEnd w:id="27"/>
    </w:p>
    <w:p w14:paraId="77F4D123" w14:textId="77777777" w:rsidR="00EE3D54" w:rsidRPr="00905497" w:rsidRDefault="00EE3D54" w:rsidP="000F722C">
      <w:pPr>
        <w:suppressAutoHyphens/>
        <w:ind w:left="720"/>
        <w:rPr>
          <w:rFonts w:ascii="Arial" w:hAnsi="Arial" w:cs="Arial"/>
        </w:rPr>
      </w:pPr>
    </w:p>
    <w:p w14:paraId="7EA9F4CF" w14:textId="0844B22C" w:rsidR="00860443" w:rsidRDefault="00860443" w:rsidP="000F722C">
      <w:pPr>
        <w:suppressAutoHyphens/>
        <w:rPr>
          <w:rFonts w:ascii="Arial" w:hAnsi="Arial" w:cs="Arial"/>
          <w:iCs/>
          <w:sz w:val="20"/>
          <w:szCs w:val="20"/>
        </w:rPr>
      </w:pPr>
    </w:p>
    <w:p w14:paraId="4E740A4A" w14:textId="50F459BD" w:rsidR="00A1237E" w:rsidRDefault="00A1237E" w:rsidP="000F722C">
      <w:pPr>
        <w:suppressAutoHyphens/>
        <w:rPr>
          <w:rFonts w:ascii="Arial" w:hAnsi="Arial" w:cs="Arial"/>
          <w:iCs/>
          <w:sz w:val="20"/>
          <w:szCs w:val="20"/>
        </w:rPr>
      </w:pPr>
    </w:p>
    <w:p w14:paraId="7F2AC329" w14:textId="77777777" w:rsidR="00A1237E" w:rsidRDefault="00A1237E" w:rsidP="00A1237E">
      <w:pPr>
        <w:rPr>
          <w:b/>
          <w:sz w:val="28"/>
        </w:rPr>
      </w:pPr>
      <w:proofErr w:type="spellStart"/>
      <w:r w:rsidRPr="00D0399D">
        <w:rPr>
          <w:b/>
          <w:sz w:val="28"/>
        </w:rPr>
        <w:t>Ultipro</w:t>
      </w:r>
      <w:proofErr w:type="spellEnd"/>
      <w:r>
        <w:rPr>
          <w:b/>
          <w:sz w:val="28"/>
        </w:rPr>
        <w:t>:</w:t>
      </w:r>
    </w:p>
    <w:p w14:paraId="268DFF9F" w14:textId="77777777" w:rsidR="00A1237E" w:rsidRDefault="00A1237E" w:rsidP="00A1237E"/>
    <w:p w14:paraId="309436D4" w14:textId="77777777" w:rsidR="00A1237E" w:rsidRDefault="00A1237E" w:rsidP="00A1237E">
      <w:proofErr w:type="spellStart"/>
      <w:r>
        <w:t>Ultipro</w:t>
      </w:r>
      <w:proofErr w:type="spellEnd"/>
      <w:r>
        <w:t xml:space="preserve"> is the HR system of SMWE holding the Employee Source of truth records. </w:t>
      </w:r>
    </w:p>
    <w:p w14:paraId="4108221B" w14:textId="77777777" w:rsidR="00A1237E" w:rsidRDefault="00A1237E" w:rsidP="00A1237E">
      <w:proofErr w:type="spellStart"/>
      <w:r>
        <w:t>Ultipro</w:t>
      </w:r>
      <w:proofErr w:type="spellEnd"/>
      <w:r>
        <w:t xml:space="preserve"> will not be considered as a target system for User provisioning from SailPoint. </w:t>
      </w:r>
    </w:p>
    <w:p w14:paraId="70113D66" w14:textId="77777777" w:rsidR="00A1237E" w:rsidRDefault="00A1237E" w:rsidP="00A1237E">
      <w:proofErr w:type="spellStart"/>
      <w:r>
        <w:t>Ultipro</w:t>
      </w:r>
      <w:proofErr w:type="spellEnd"/>
      <w:r>
        <w:t xml:space="preserve"> will send Daily file feeds for the following events, with appropriate status: </w:t>
      </w:r>
    </w:p>
    <w:p w14:paraId="606D58DB" w14:textId="77777777" w:rsidR="00A1237E" w:rsidRDefault="00A1237E" w:rsidP="00A1237E">
      <w:pPr>
        <w:pStyle w:val="ListParagraph"/>
      </w:pPr>
    </w:p>
    <w:tbl>
      <w:tblPr>
        <w:tblStyle w:val="TableGrid"/>
        <w:tblW w:w="0" w:type="auto"/>
        <w:tblInd w:w="720" w:type="dxa"/>
        <w:tblLook w:val="04A0" w:firstRow="1" w:lastRow="0" w:firstColumn="1" w:lastColumn="0" w:noHBand="0" w:noVBand="1"/>
      </w:tblPr>
      <w:tblGrid>
        <w:gridCol w:w="734"/>
        <w:gridCol w:w="2953"/>
        <w:gridCol w:w="1656"/>
        <w:gridCol w:w="3513"/>
      </w:tblGrid>
      <w:tr w:rsidR="00A1237E" w:rsidRPr="00D0399D" w14:paraId="0E089AD3" w14:textId="77777777" w:rsidTr="00693BAE">
        <w:tc>
          <w:tcPr>
            <w:tcW w:w="734" w:type="dxa"/>
          </w:tcPr>
          <w:p w14:paraId="5DF6AB7D" w14:textId="77777777" w:rsidR="00A1237E" w:rsidRPr="00D0399D" w:rsidRDefault="00A1237E" w:rsidP="00693BAE">
            <w:pPr>
              <w:pStyle w:val="ListParagraph"/>
              <w:ind w:left="0"/>
              <w:rPr>
                <w:b/>
              </w:rPr>
            </w:pPr>
          </w:p>
        </w:tc>
        <w:tc>
          <w:tcPr>
            <w:tcW w:w="2953" w:type="dxa"/>
          </w:tcPr>
          <w:p w14:paraId="5B1DC3C2" w14:textId="77777777" w:rsidR="00A1237E" w:rsidRPr="00D0399D" w:rsidRDefault="00A1237E" w:rsidP="00693BAE">
            <w:pPr>
              <w:pStyle w:val="ListParagraph"/>
              <w:ind w:left="0"/>
              <w:rPr>
                <w:b/>
              </w:rPr>
            </w:pPr>
            <w:r w:rsidRPr="00D0399D">
              <w:rPr>
                <w:b/>
              </w:rPr>
              <w:t>Event</w:t>
            </w:r>
          </w:p>
        </w:tc>
        <w:tc>
          <w:tcPr>
            <w:tcW w:w="1656" w:type="dxa"/>
          </w:tcPr>
          <w:p w14:paraId="1FEBD227" w14:textId="77777777" w:rsidR="00A1237E" w:rsidRPr="00D0399D" w:rsidRDefault="00A1237E" w:rsidP="00693BAE">
            <w:pPr>
              <w:pStyle w:val="ListParagraph"/>
              <w:ind w:left="0"/>
              <w:rPr>
                <w:b/>
              </w:rPr>
            </w:pPr>
            <w:r w:rsidRPr="00D0399D">
              <w:rPr>
                <w:b/>
              </w:rPr>
              <w:t>Account Status</w:t>
            </w:r>
          </w:p>
        </w:tc>
        <w:tc>
          <w:tcPr>
            <w:tcW w:w="3513" w:type="dxa"/>
          </w:tcPr>
          <w:p w14:paraId="34E9F27E" w14:textId="77777777" w:rsidR="00A1237E" w:rsidRPr="00D0399D" w:rsidRDefault="00A1237E" w:rsidP="00693BAE">
            <w:pPr>
              <w:pStyle w:val="ListParagraph"/>
              <w:ind w:left="0"/>
              <w:rPr>
                <w:b/>
              </w:rPr>
            </w:pPr>
            <w:r w:rsidRPr="00D0399D">
              <w:rPr>
                <w:b/>
              </w:rPr>
              <w:t xml:space="preserve">Fields </w:t>
            </w:r>
          </w:p>
        </w:tc>
      </w:tr>
      <w:tr w:rsidR="00A1237E" w14:paraId="57735AB7" w14:textId="77777777" w:rsidTr="00693BAE">
        <w:tc>
          <w:tcPr>
            <w:tcW w:w="734" w:type="dxa"/>
          </w:tcPr>
          <w:p w14:paraId="7B285C54" w14:textId="77777777" w:rsidR="00A1237E" w:rsidRDefault="00A1237E" w:rsidP="00693BAE">
            <w:pPr>
              <w:pStyle w:val="ListParagraph"/>
              <w:ind w:left="0"/>
            </w:pPr>
            <w:r>
              <w:t>1</w:t>
            </w:r>
          </w:p>
        </w:tc>
        <w:tc>
          <w:tcPr>
            <w:tcW w:w="2953" w:type="dxa"/>
          </w:tcPr>
          <w:p w14:paraId="566AEDE3" w14:textId="77777777" w:rsidR="00A1237E" w:rsidRDefault="00A1237E" w:rsidP="00693BAE">
            <w:pPr>
              <w:pStyle w:val="ListParagraph"/>
              <w:ind w:left="0"/>
            </w:pPr>
            <w:r>
              <w:t>Recruitment Completion</w:t>
            </w:r>
          </w:p>
        </w:tc>
        <w:tc>
          <w:tcPr>
            <w:tcW w:w="1656" w:type="dxa"/>
          </w:tcPr>
          <w:p w14:paraId="5F35028B" w14:textId="77777777" w:rsidR="00A1237E" w:rsidRDefault="00A1237E" w:rsidP="00693BAE">
            <w:pPr>
              <w:pStyle w:val="ListParagraph"/>
              <w:ind w:left="0"/>
            </w:pPr>
            <w:proofErr w:type="spellStart"/>
            <w:r>
              <w:t>PreEmployment</w:t>
            </w:r>
            <w:proofErr w:type="spellEnd"/>
          </w:p>
        </w:tc>
        <w:tc>
          <w:tcPr>
            <w:tcW w:w="3513" w:type="dxa"/>
          </w:tcPr>
          <w:p w14:paraId="0FAF699D" w14:textId="77777777" w:rsidR="00A1237E" w:rsidRDefault="00A1237E" w:rsidP="00693BAE">
            <w:pPr>
              <w:pStyle w:val="ListParagraph"/>
              <w:ind w:left="0"/>
            </w:pPr>
            <w:r>
              <w:t xml:space="preserve">FirstName, </w:t>
            </w:r>
            <w:proofErr w:type="spellStart"/>
            <w:r>
              <w:t>LastName</w:t>
            </w:r>
            <w:proofErr w:type="spellEnd"/>
            <w:r>
              <w:t xml:space="preserve">, Personal Email, Mobile Number, Date of Joining, Status, </w:t>
            </w:r>
            <w:proofErr w:type="spellStart"/>
            <w:r>
              <w:t>RecordCreationDate</w:t>
            </w:r>
            <w:proofErr w:type="spellEnd"/>
          </w:p>
        </w:tc>
      </w:tr>
      <w:tr w:rsidR="00A1237E" w14:paraId="10122509" w14:textId="77777777" w:rsidTr="00693BAE">
        <w:tc>
          <w:tcPr>
            <w:tcW w:w="734" w:type="dxa"/>
          </w:tcPr>
          <w:p w14:paraId="7F6BFE89" w14:textId="77777777" w:rsidR="00A1237E" w:rsidRDefault="00A1237E" w:rsidP="00693BAE">
            <w:pPr>
              <w:pStyle w:val="ListParagraph"/>
              <w:ind w:left="0"/>
            </w:pPr>
            <w:r>
              <w:t>2</w:t>
            </w:r>
          </w:p>
        </w:tc>
        <w:tc>
          <w:tcPr>
            <w:tcW w:w="2953" w:type="dxa"/>
          </w:tcPr>
          <w:p w14:paraId="6D10C8B9" w14:textId="77777777" w:rsidR="00A1237E" w:rsidRDefault="00A1237E" w:rsidP="00693BAE">
            <w:pPr>
              <w:pStyle w:val="ListParagraph"/>
              <w:ind w:left="0"/>
            </w:pPr>
            <w:r>
              <w:t xml:space="preserve">Date of Joining </w:t>
            </w:r>
          </w:p>
        </w:tc>
        <w:tc>
          <w:tcPr>
            <w:tcW w:w="1656" w:type="dxa"/>
          </w:tcPr>
          <w:p w14:paraId="37F16442" w14:textId="77777777" w:rsidR="00A1237E" w:rsidRDefault="00A1237E" w:rsidP="00693BAE">
            <w:pPr>
              <w:pStyle w:val="ListParagraph"/>
              <w:ind w:left="0"/>
            </w:pPr>
            <w:r>
              <w:t>Active</w:t>
            </w:r>
          </w:p>
        </w:tc>
        <w:tc>
          <w:tcPr>
            <w:tcW w:w="3513" w:type="dxa"/>
          </w:tcPr>
          <w:p w14:paraId="42A005FA" w14:textId="77777777" w:rsidR="00A1237E" w:rsidRDefault="00A1237E" w:rsidP="00693BAE">
            <w:pPr>
              <w:pStyle w:val="ListParagraph"/>
              <w:ind w:left="0"/>
            </w:pPr>
            <w:r>
              <w:t>All agreed fields</w:t>
            </w:r>
          </w:p>
        </w:tc>
      </w:tr>
      <w:tr w:rsidR="00A1237E" w14:paraId="12B4FD41" w14:textId="77777777" w:rsidTr="00693BAE">
        <w:tc>
          <w:tcPr>
            <w:tcW w:w="734" w:type="dxa"/>
          </w:tcPr>
          <w:p w14:paraId="23237C40" w14:textId="77777777" w:rsidR="00A1237E" w:rsidRDefault="00A1237E" w:rsidP="00693BAE">
            <w:pPr>
              <w:pStyle w:val="ListParagraph"/>
              <w:ind w:left="0"/>
            </w:pPr>
            <w:r>
              <w:t>3</w:t>
            </w:r>
          </w:p>
        </w:tc>
        <w:tc>
          <w:tcPr>
            <w:tcW w:w="2953" w:type="dxa"/>
          </w:tcPr>
          <w:p w14:paraId="23625CA6" w14:textId="77777777" w:rsidR="00A1237E" w:rsidRDefault="00A1237E" w:rsidP="00693BAE">
            <w:pPr>
              <w:pStyle w:val="ListParagraph"/>
              <w:ind w:left="0"/>
            </w:pPr>
            <w:r>
              <w:t>Job code change, Department Change, Promotion, etc.</w:t>
            </w:r>
          </w:p>
        </w:tc>
        <w:tc>
          <w:tcPr>
            <w:tcW w:w="1656" w:type="dxa"/>
          </w:tcPr>
          <w:p w14:paraId="0F890507" w14:textId="77777777" w:rsidR="00A1237E" w:rsidRDefault="00A1237E" w:rsidP="00693BAE">
            <w:pPr>
              <w:pStyle w:val="ListParagraph"/>
              <w:ind w:left="0"/>
            </w:pPr>
            <w:r>
              <w:t>Active</w:t>
            </w:r>
          </w:p>
        </w:tc>
        <w:tc>
          <w:tcPr>
            <w:tcW w:w="3513" w:type="dxa"/>
          </w:tcPr>
          <w:p w14:paraId="1692A447" w14:textId="77777777" w:rsidR="00A1237E" w:rsidRDefault="00A1237E" w:rsidP="00693BAE">
            <w:pPr>
              <w:pStyle w:val="ListParagraph"/>
              <w:ind w:left="0"/>
            </w:pPr>
            <w:r>
              <w:t>All agreed fields</w:t>
            </w:r>
          </w:p>
        </w:tc>
      </w:tr>
      <w:tr w:rsidR="00A1237E" w14:paraId="5965296E" w14:textId="77777777" w:rsidTr="00693BAE">
        <w:tc>
          <w:tcPr>
            <w:tcW w:w="734" w:type="dxa"/>
          </w:tcPr>
          <w:p w14:paraId="446468B3" w14:textId="77777777" w:rsidR="00A1237E" w:rsidRDefault="00A1237E" w:rsidP="00693BAE">
            <w:pPr>
              <w:pStyle w:val="ListParagraph"/>
              <w:ind w:left="0"/>
            </w:pPr>
            <w:r>
              <w:t>4</w:t>
            </w:r>
          </w:p>
        </w:tc>
        <w:tc>
          <w:tcPr>
            <w:tcW w:w="2953" w:type="dxa"/>
          </w:tcPr>
          <w:p w14:paraId="5B117CCF" w14:textId="77777777" w:rsidR="00A1237E" w:rsidRDefault="00A1237E" w:rsidP="00693BAE">
            <w:pPr>
              <w:pStyle w:val="ListParagraph"/>
              <w:ind w:left="0"/>
            </w:pPr>
            <w:r>
              <w:t>Separation</w:t>
            </w:r>
          </w:p>
        </w:tc>
        <w:tc>
          <w:tcPr>
            <w:tcW w:w="1656" w:type="dxa"/>
          </w:tcPr>
          <w:p w14:paraId="48EDEC9D" w14:textId="77777777" w:rsidR="00A1237E" w:rsidRDefault="00A1237E" w:rsidP="00693BAE">
            <w:pPr>
              <w:pStyle w:val="ListParagraph"/>
              <w:ind w:left="0"/>
            </w:pPr>
            <w:r>
              <w:t>Terminate</w:t>
            </w:r>
          </w:p>
        </w:tc>
        <w:tc>
          <w:tcPr>
            <w:tcW w:w="3513" w:type="dxa"/>
          </w:tcPr>
          <w:p w14:paraId="6A9B0D96" w14:textId="77777777" w:rsidR="00A1237E" w:rsidRDefault="00A1237E" w:rsidP="00693BAE">
            <w:pPr>
              <w:pStyle w:val="ListParagraph"/>
              <w:ind w:left="0"/>
            </w:pPr>
            <w:r>
              <w:t>All agreed fields</w:t>
            </w:r>
          </w:p>
        </w:tc>
      </w:tr>
    </w:tbl>
    <w:p w14:paraId="18F3370E" w14:textId="77777777" w:rsidR="00A1237E" w:rsidRDefault="00A1237E" w:rsidP="00A1237E">
      <w:pPr>
        <w:pStyle w:val="ListParagraph"/>
      </w:pPr>
    </w:p>
    <w:p w14:paraId="4593E29C" w14:textId="421FCB18" w:rsidR="00A1237E" w:rsidRDefault="00A1237E" w:rsidP="00A1237E">
      <w:pPr>
        <w:pStyle w:val="ListParagraph"/>
      </w:pPr>
      <w:r>
        <w:lastRenderedPageBreak/>
        <w:t xml:space="preserve">Upon a user Termination, his HR Manager will disable the user account in SailPoint. </w:t>
      </w:r>
    </w:p>
    <w:p w14:paraId="58BF4197" w14:textId="503229C4" w:rsidR="00CF1D7C" w:rsidRDefault="00CF1D7C" w:rsidP="00A1237E">
      <w:pPr>
        <w:pStyle w:val="ListParagraph"/>
      </w:pPr>
      <w:r>
        <w:t xml:space="preserve">Upon job code\Department change the users access review will be triggered to the HR Manager to validate if the access needs to be retained\modified\removed. </w:t>
      </w:r>
    </w:p>
    <w:p w14:paraId="5569624C" w14:textId="77777777" w:rsidR="00A1237E" w:rsidRDefault="00A1237E" w:rsidP="00A1237E"/>
    <w:p w14:paraId="46ECDF77" w14:textId="7C5547DA" w:rsidR="00A1237E" w:rsidRDefault="00A1237E" w:rsidP="00A1237E"/>
    <w:p w14:paraId="6EB267C9" w14:textId="3EEB3841" w:rsidR="00EB2F9E" w:rsidRDefault="00EB2F9E" w:rsidP="00A1237E">
      <w:r>
        <w:t xml:space="preserve">Fields that </w:t>
      </w:r>
      <w:proofErr w:type="spellStart"/>
      <w:r>
        <w:t>Ultipro</w:t>
      </w:r>
      <w:proofErr w:type="spellEnd"/>
      <w:r>
        <w:t xml:space="preserve"> file feed will have</w:t>
      </w:r>
      <w:proofErr w:type="gramStart"/>
      <w:r>
        <w:t>:  (</w:t>
      </w:r>
      <w:proofErr w:type="gramEnd"/>
      <w:r>
        <w:t>TBD</w:t>
      </w:r>
      <w:r w:rsidR="008B698B">
        <w:t xml:space="preserve"> SMWE BA</w:t>
      </w:r>
      <w:r>
        <w:t>)</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3060"/>
        <w:gridCol w:w="1440"/>
      </w:tblGrid>
      <w:tr w:rsidR="00EB2F9E" w14:paraId="7F9D5FA1" w14:textId="77777777" w:rsidTr="00EB2F9E">
        <w:tc>
          <w:tcPr>
            <w:tcW w:w="1080" w:type="dxa"/>
            <w:tcBorders>
              <w:top w:val="single" w:sz="4" w:space="0" w:color="auto"/>
              <w:left w:val="single" w:sz="4" w:space="0" w:color="auto"/>
              <w:bottom w:val="single" w:sz="4" w:space="0" w:color="auto"/>
              <w:right w:val="single" w:sz="4" w:space="0" w:color="auto"/>
            </w:tcBorders>
            <w:shd w:val="pct20" w:color="auto" w:fill="FFFFFF"/>
            <w:hideMark/>
          </w:tcPr>
          <w:p w14:paraId="308CD0C0" w14:textId="77777777" w:rsidR="00EB2F9E" w:rsidRDefault="00EB2F9E">
            <w:pPr>
              <w:jc w:val="center"/>
              <w:rPr>
                <w:rFonts w:eastAsia="Times New Roman"/>
                <w:b/>
                <w:sz w:val="24"/>
                <w:szCs w:val="24"/>
                <w:lang w:eastAsia="en-US"/>
              </w:rPr>
            </w:pPr>
            <w:r>
              <w:rPr>
                <w:b/>
              </w:rPr>
              <w:t>FIELD</w:t>
            </w:r>
          </w:p>
        </w:tc>
        <w:tc>
          <w:tcPr>
            <w:tcW w:w="3060" w:type="dxa"/>
            <w:tcBorders>
              <w:top w:val="single" w:sz="4" w:space="0" w:color="auto"/>
              <w:left w:val="single" w:sz="4" w:space="0" w:color="auto"/>
              <w:bottom w:val="single" w:sz="4" w:space="0" w:color="auto"/>
              <w:right w:val="single" w:sz="4" w:space="0" w:color="auto"/>
            </w:tcBorders>
            <w:shd w:val="pct20" w:color="auto" w:fill="FFFFFF"/>
            <w:hideMark/>
          </w:tcPr>
          <w:p w14:paraId="253129F9" w14:textId="77777777" w:rsidR="00EB2F9E" w:rsidRDefault="00EB2F9E">
            <w:pPr>
              <w:jc w:val="center"/>
              <w:rPr>
                <w:b/>
              </w:rPr>
            </w:pPr>
            <w:r>
              <w:rPr>
                <w:b/>
              </w:rPr>
              <w:t>FIELD TITLE</w:t>
            </w:r>
          </w:p>
        </w:tc>
        <w:tc>
          <w:tcPr>
            <w:tcW w:w="1440" w:type="dxa"/>
            <w:tcBorders>
              <w:top w:val="single" w:sz="4" w:space="0" w:color="auto"/>
              <w:left w:val="single" w:sz="4" w:space="0" w:color="auto"/>
              <w:bottom w:val="single" w:sz="4" w:space="0" w:color="auto"/>
              <w:right w:val="single" w:sz="4" w:space="0" w:color="auto"/>
            </w:tcBorders>
            <w:shd w:val="pct20" w:color="auto" w:fill="FFFFFF"/>
            <w:hideMark/>
          </w:tcPr>
          <w:p w14:paraId="6A23EF39" w14:textId="77777777" w:rsidR="00EB2F9E" w:rsidRDefault="00EB2F9E">
            <w:pPr>
              <w:jc w:val="center"/>
              <w:rPr>
                <w:b/>
              </w:rPr>
            </w:pPr>
            <w:r>
              <w:rPr>
                <w:b/>
              </w:rPr>
              <w:t>LENGTH</w:t>
            </w:r>
          </w:p>
        </w:tc>
      </w:tr>
      <w:tr w:rsidR="00EB2F9E" w14:paraId="30F07C4D"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536AA257" w14:textId="77777777" w:rsidR="00EB2F9E" w:rsidRDefault="00EB2F9E">
            <w:pPr>
              <w:rPr>
                <w:sz w:val="20"/>
              </w:rPr>
            </w:pPr>
            <w:r>
              <w:rPr>
                <w:sz w:val="20"/>
              </w:rPr>
              <w:t>1</w:t>
            </w:r>
          </w:p>
        </w:tc>
        <w:tc>
          <w:tcPr>
            <w:tcW w:w="3060" w:type="dxa"/>
            <w:tcBorders>
              <w:top w:val="single" w:sz="4" w:space="0" w:color="auto"/>
              <w:left w:val="single" w:sz="4" w:space="0" w:color="auto"/>
              <w:bottom w:val="single" w:sz="4" w:space="0" w:color="auto"/>
              <w:right w:val="single" w:sz="4" w:space="0" w:color="auto"/>
            </w:tcBorders>
            <w:vAlign w:val="center"/>
            <w:hideMark/>
          </w:tcPr>
          <w:p w14:paraId="3CE2D160" w14:textId="77777777" w:rsidR="00EB2F9E" w:rsidRDefault="00EB2F9E">
            <w:pPr>
              <w:rPr>
                <w:sz w:val="20"/>
              </w:rPr>
            </w:pPr>
            <w:r>
              <w:rPr>
                <w:sz w:val="20"/>
              </w:rPr>
              <w:t>FIRST_NAME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4872DAF" w14:textId="77777777" w:rsidR="00EB2F9E" w:rsidRDefault="00EB2F9E">
            <w:pPr>
              <w:rPr>
                <w:sz w:val="20"/>
              </w:rPr>
            </w:pPr>
            <w:r>
              <w:rPr>
                <w:sz w:val="20"/>
              </w:rPr>
              <w:t>30</w:t>
            </w:r>
          </w:p>
        </w:tc>
      </w:tr>
      <w:tr w:rsidR="00EB2F9E" w14:paraId="7FADD176"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14DD54C4" w14:textId="77777777" w:rsidR="00EB2F9E" w:rsidRDefault="00EB2F9E">
            <w:pPr>
              <w:rPr>
                <w:sz w:val="20"/>
              </w:rPr>
            </w:pPr>
            <w:r>
              <w:rPr>
                <w:sz w:val="20"/>
              </w:rPr>
              <w:t>2</w:t>
            </w:r>
          </w:p>
        </w:tc>
        <w:tc>
          <w:tcPr>
            <w:tcW w:w="3060" w:type="dxa"/>
            <w:tcBorders>
              <w:top w:val="single" w:sz="4" w:space="0" w:color="auto"/>
              <w:left w:val="single" w:sz="4" w:space="0" w:color="auto"/>
              <w:bottom w:val="single" w:sz="4" w:space="0" w:color="auto"/>
              <w:right w:val="single" w:sz="4" w:space="0" w:color="auto"/>
            </w:tcBorders>
            <w:vAlign w:val="center"/>
            <w:hideMark/>
          </w:tcPr>
          <w:p w14:paraId="0A099EED" w14:textId="77777777" w:rsidR="00EB2F9E" w:rsidRDefault="00EB2F9E">
            <w:pPr>
              <w:rPr>
                <w:sz w:val="20"/>
              </w:rPr>
            </w:pPr>
            <w:r>
              <w:rPr>
                <w:sz w:val="20"/>
              </w:rPr>
              <w:t>MI</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E2294A9" w14:textId="77777777" w:rsidR="00EB2F9E" w:rsidRDefault="00EB2F9E">
            <w:pPr>
              <w:rPr>
                <w:sz w:val="20"/>
              </w:rPr>
            </w:pPr>
            <w:r>
              <w:rPr>
                <w:sz w:val="20"/>
              </w:rPr>
              <w:t>5</w:t>
            </w:r>
          </w:p>
        </w:tc>
      </w:tr>
      <w:tr w:rsidR="00EB2F9E" w14:paraId="210D8403"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4A49934D" w14:textId="77777777" w:rsidR="00EB2F9E" w:rsidRDefault="00EB2F9E">
            <w:pPr>
              <w:rPr>
                <w:sz w:val="20"/>
              </w:rPr>
            </w:pPr>
            <w:r>
              <w:rPr>
                <w:sz w:val="20"/>
              </w:rPr>
              <w:t>3</w:t>
            </w:r>
          </w:p>
        </w:tc>
        <w:tc>
          <w:tcPr>
            <w:tcW w:w="3060" w:type="dxa"/>
            <w:tcBorders>
              <w:top w:val="single" w:sz="4" w:space="0" w:color="auto"/>
              <w:left w:val="single" w:sz="4" w:space="0" w:color="auto"/>
              <w:bottom w:val="single" w:sz="4" w:space="0" w:color="auto"/>
              <w:right w:val="single" w:sz="4" w:space="0" w:color="auto"/>
            </w:tcBorders>
            <w:vAlign w:val="center"/>
            <w:hideMark/>
          </w:tcPr>
          <w:p w14:paraId="03A4DF7F" w14:textId="77777777" w:rsidR="00EB2F9E" w:rsidRDefault="00EB2F9E">
            <w:pPr>
              <w:rPr>
                <w:sz w:val="20"/>
                <w:szCs w:val="20"/>
              </w:rPr>
            </w:pPr>
            <w:r>
              <w:rPr>
                <w:sz w:val="20"/>
                <w:szCs w:val="20"/>
              </w:rPr>
              <w:t>LAST_NAME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71EBB8A" w14:textId="77777777" w:rsidR="00EB2F9E" w:rsidRDefault="00EB2F9E">
            <w:pPr>
              <w:rPr>
                <w:sz w:val="20"/>
                <w:szCs w:val="20"/>
              </w:rPr>
            </w:pPr>
            <w:r>
              <w:rPr>
                <w:sz w:val="20"/>
                <w:szCs w:val="20"/>
              </w:rPr>
              <w:t>30</w:t>
            </w:r>
          </w:p>
        </w:tc>
      </w:tr>
      <w:tr w:rsidR="00EB2F9E" w14:paraId="3C230130"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1E8E29A1" w14:textId="77777777" w:rsidR="00EB2F9E" w:rsidRDefault="00EB2F9E">
            <w:pPr>
              <w:rPr>
                <w:sz w:val="20"/>
                <w:szCs w:val="24"/>
              </w:rPr>
            </w:pPr>
            <w:r>
              <w:rPr>
                <w:sz w:val="20"/>
              </w:rPr>
              <w:t>4</w:t>
            </w:r>
          </w:p>
        </w:tc>
        <w:tc>
          <w:tcPr>
            <w:tcW w:w="3060" w:type="dxa"/>
            <w:tcBorders>
              <w:top w:val="single" w:sz="4" w:space="0" w:color="auto"/>
              <w:left w:val="single" w:sz="4" w:space="0" w:color="auto"/>
              <w:bottom w:val="single" w:sz="4" w:space="0" w:color="auto"/>
              <w:right w:val="single" w:sz="4" w:space="0" w:color="auto"/>
            </w:tcBorders>
            <w:vAlign w:val="center"/>
            <w:hideMark/>
          </w:tcPr>
          <w:p w14:paraId="4EDFC45A" w14:textId="77777777" w:rsidR="00EB2F9E" w:rsidRDefault="00EB2F9E">
            <w:pPr>
              <w:rPr>
                <w:sz w:val="20"/>
              </w:rPr>
            </w:pPr>
            <w:r>
              <w:rPr>
                <w:sz w:val="20"/>
              </w:rPr>
              <w:t>SUFFIX</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97C99BE" w14:textId="77777777" w:rsidR="00EB2F9E" w:rsidRDefault="00EB2F9E">
            <w:pPr>
              <w:rPr>
                <w:sz w:val="20"/>
              </w:rPr>
            </w:pPr>
            <w:r>
              <w:rPr>
                <w:sz w:val="20"/>
              </w:rPr>
              <w:t>5</w:t>
            </w:r>
          </w:p>
        </w:tc>
      </w:tr>
      <w:tr w:rsidR="00EB2F9E" w14:paraId="29E6300C"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25F16F52" w14:textId="77777777" w:rsidR="00EB2F9E" w:rsidRDefault="00EB2F9E">
            <w:pPr>
              <w:rPr>
                <w:sz w:val="20"/>
              </w:rPr>
            </w:pPr>
            <w:r>
              <w:rPr>
                <w:sz w:val="20"/>
              </w:rPr>
              <w:t>5</w:t>
            </w:r>
          </w:p>
        </w:tc>
        <w:tc>
          <w:tcPr>
            <w:tcW w:w="3060" w:type="dxa"/>
            <w:tcBorders>
              <w:top w:val="single" w:sz="4" w:space="0" w:color="auto"/>
              <w:left w:val="single" w:sz="4" w:space="0" w:color="auto"/>
              <w:bottom w:val="single" w:sz="4" w:space="0" w:color="auto"/>
              <w:right w:val="single" w:sz="4" w:space="0" w:color="auto"/>
            </w:tcBorders>
            <w:vAlign w:val="center"/>
            <w:hideMark/>
          </w:tcPr>
          <w:p w14:paraId="3A48714F" w14:textId="77777777" w:rsidR="00EB2F9E" w:rsidRDefault="00EB2F9E">
            <w:pPr>
              <w:rPr>
                <w:sz w:val="20"/>
              </w:rPr>
            </w:pPr>
            <w:r>
              <w:rPr>
                <w:sz w:val="20"/>
              </w:rPr>
              <w:t>Known As</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82FB959" w14:textId="77777777" w:rsidR="00EB2F9E" w:rsidRDefault="00EB2F9E">
            <w:pPr>
              <w:rPr>
                <w:sz w:val="20"/>
              </w:rPr>
            </w:pPr>
            <w:r>
              <w:rPr>
                <w:sz w:val="20"/>
              </w:rPr>
              <w:t>40</w:t>
            </w:r>
          </w:p>
        </w:tc>
      </w:tr>
      <w:tr w:rsidR="00EB2F9E" w14:paraId="082D2301"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7ECE1658" w14:textId="77777777" w:rsidR="00EB2F9E" w:rsidRDefault="00EB2F9E">
            <w:pPr>
              <w:rPr>
                <w:sz w:val="20"/>
              </w:rPr>
            </w:pPr>
            <w:r>
              <w:rPr>
                <w:sz w:val="20"/>
              </w:rPr>
              <w:t>6</w:t>
            </w:r>
          </w:p>
        </w:tc>
        <w:tc>
          <w:tcPr>
            <w:tcW w:w="3060" w:type="dxa"/>
            <w:tcBorders>
              <w:top w:val="single" w:sz="4" w:space="0" w:color="auto"/>
              <w:left w:val="single" w:sz="4" w:space="0" w:color="auto"/>
              <w:bottom w:val="single" w:sz="4" w:space="0" w:color="auto"/>
              <w:right w:val="single" w:sz="4" w:space="0" w:color="auto"/>
            </w:tcBorders>
            <w:vAlign w:val="center"/>
            <w:hideMark/>
          </w:tcPr>
          <w:p w14:paraId="433C33F1" w14:textId="77777777" w:rsidR="00EB2F9E" w:rsidRDefault="00EB2F9E">
            <w:pPr>
              <w:rPr>
                <w:sz w:val="20"/>
              </w:rPr>
            </w:pPr>
            <w:r>
              <w:rPr>
                <w:sz w:val="20"/>
              </w:rPr>
              <w:t>Candidate Ref#</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7A175B2" w14:textId="77777777" w:rsidR="00EB2F9E" w:rsidRDefault="00EB2F9E">
            <w:pPr>
              <w:rPr>
                <w:sz w:val="20"/>
              </w:rPr>
            </w:pPr>
            <w:r>
              <w:rPr>
                <w:sz w:val="20"/>
              </w:rPr>
              <w:t>20</w:t>
            </w:r>
          </w:p>
        </w:tc>
      </w:tr>
      <w:tr w:rsidR="00EB2F9E" w14:paraId="3AE9B6D8"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46A4A239" w14:textId="77777777" w:rsidR="00EB2F9E" w:rsidRDefault="00EB2F9E">
            <w:pPr>
              <w:rPr>
                <w:sz w:val="20"/>
              </w:rPr>
            </w:pPr>
            <w:r>
              <w:rPr>
                <w:sz w:val="20"/>
              </w:rPr>
              <w:t>7</w:t>
            </w:r>
          </w:p>
        </w:tc>
        <w:tc>
          <w:tcPr>
            <w:tcW w:w="3060" w:type="dxa"/>
            <w:tcBorders>
              <w:top w:val="single" w:sz="4" w:space="0" w:color="auto"/>
              <w:left w:val="single" w:sz="4" w:space="0" w:color="auto"/>
              <w:bottom w:val="single" w:sz="4" w:space="0" w:color="auto"/>
              <w:right w:val="single" w:sz="4" w:space="0" w:color="auto"/>
            </w:tcBorders>
            <w:vAlign w:val="center"/>
            <w:hideMark/>
          </w:tcPr>
          <w:p w14:paraId="34F03BC6" w14:textId="77777777" w:rsidR="00EB2F9E" w:rsidRDefault="00EB2F9E">
            <w:pPr>
              <w:rPr>
                <w:sz w:val="20"/>
              </w:rPr>
            </w:pPr>
            <w:r>
              <w:rPr>
                <w:sz w:val="20"/>
              </w:rPr>
              <w:t>PAYROLL_AREA</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F31F750" w14:textId="77777777" w:rsidR="00EB2F9E" w:rsidRDefault="00EB2F9E">
            <w:pPr>
              <w:rPr>
                <w:sz w:val="20"/>
              </w:rPr>
            </w:pPr>
            <w:r>
              <w:rPr>
                <w:sz w:val="20"/>
              </w:rPr>
              <w:t>2</w:t>
            </w:r>
          </w:p>
        </w:tc>
      </w:tr>
      <w:tr w:rsidR="00EB2F9E" w14:paraId="4ED71E34"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33183CD5" w14:textId="77777777" w:rsidR="00EB2F9E" w:rsidRDefault="00EB2F9E">
            <w:pPr>
              <w:rPr>
                <w:sz w:val="20"/>
                <w:szCs w:val="20"/>
              </w:rPr>
            </w:pPr>
            <w:r>
              <w:rPr>
                <w:sz w:val="20"/>
                <w:szCs w:val="20"/>
              </w:rPr>
              <w:t>8</w:t>
            </w:r>
          </w:p>
        </w:tc>
        <w:tc>
          <w:tcPr>
            <w:tcW w:w="3060" w:type="dxa"/>
            <w:tcBorders>
              <w:top w:val="single" w:sz="4" w:space="0" w:color="auto"/>
              <w:left w:val="single" w:sz="4" w:space="0" w:color="auto"/>
              <w:bottom w:val="single" w:sz="4" w:space="0" w:color="auto"/>
              <w:right w:val="single" w:sz="4" w:space="0" w:color="auto"/>
            </w:tcBorders>
            <w:vAlign w:val="center"/>
            <w:hideMark/>
          </w:tcPr>
          <w:p w14:paraId="43E29258" w14:textId="77777777" w:rsidR="00EB2F9E" w:rsidRDefault="00EB2F9E">
            <w:pPr>
              <w:rPr>
                <w:sz w:val="20"/>
                <w:szCs w:val="20"/>
              </w:rPr>
            </w:pPr>
            <w:r>
              <w:rPr>
                <w:sz w:val="20"/>
                <w:szCs w:val="20"/>
              </w:rPr>
              <w:t>POSITION_NUM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6150113" w14:textId="77777777" w:rsidR="00EB2F9E" w:rsidRDefault="00EB2F9E">
            <w:pPr>
              <w:rPr>
                <w:sz w:val="20"/>
                <w:szCs w:val="20"/>
              </w:rPr>
            </w:pPr>
            <w:r>
              <w:rPr>
                <w:sz w:val="20"/>
                <w:szCs w:val="20"/>
              </w:rPr>
              <w:t>8</w:t>
            </w:r>
          </w:p>
        </w:tc>
      </w:tr>
      <w:tr w:rsidR="00EB2F9E" w14:paraId="2B3FF908"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2DAE84BD" w14:textId="77777777" w:rsidR="00EB2F9E" w:rsidRDefault="00EB2F9E">
            <w:pPr>
              <w:rPr>
                <w:sz w:val="20"/>
                <w:szCs w:val="20"/>
              </w:rPr>
            </w:pPr>
            <w:r>
              <w:rPr>
                <w:sz w:val="20"/>
                <w:szCs w:val="20"/>
              </w:rPr>
              <w:t>9</w:t>
            </w:r>
          </w:p>
        </w:tc>
        <w:tc>
          <w:tcPr>
            <w:tcW w:w="3060" w:type="dxa"/>
            <w:tcBorders>
              <w:top w:val="single" w:sz="4" w:space="0" w:color="auto"/>
              <w:left w:val="single" w:sz="4" w:space="0" w:color="auto"/>
              <w:bottom w:val="single" w:sz="4" w:space="0" w:color="auto"/>
              <w:right w:val="single" w:sz="4" w:space="0" w:color="auto"/>
            </w:tcBorders>
            <w:vAlign w:val="center"/>
            <w:hideMark/>
          </w:tcPr>
          <w:p w14:paraId="1B2703F4" w14:textId="77777777" w:rsidR="00EB2F9E" w:rsidRDefault="00EB2F9E">
            <w:pPr>
              <w:rPr>
                <w:sz w:val="20"/>
                <w:szCs w:val="20"/>
              </w:rPr>
            </w:pPr>
            <w:r>
              <w:rPr>
                <w:sz w:val="20"/>
                <w:szCs w:val="20"/>
              </w:rPr>
              <w:t>POSITION_DESC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2CF7172" w14:textId="77777777" w:rsidR="00EB2F9E" w:rsidRDefault="00EB2F9E">
            <w:pPr>
              <w:rPr>
                <w:sz w:val="20"/>
                <w:szCs w:val="20"/>
              </w:rPr>
            </w:pPr>
            <w:r>
              <w:rPr>
                <w:sz w:val="20"/>
                <w:szCs w:val="20"/>
              </w:rPr>
              <w:t>40</w:t>
            </w:r>
          </w:p>
        </w:tc>
      </w:tr>
      <w:tr w:rsidR="00EB2F9E" w14:paraId="51AB39F9"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504180D8" w14:textId="77777777" w:rsidR="00EB2F9E" w:rsidRDefault="00EB2F9E">
            <w:pPr>
              <w:rPr>
                <w:sz w:val="20"/>
                <w:szCs w:val="24"/>
              </w:rPr>
            </w:pPr>
            <w:r>
              <w:rPr>
                <w:sz w:val="20"/>
              </w:rPr>
              <w:t xml:space="preserve">10 </w:t>
            </w:r>
          </w:p>
        </w:tc>
        <w:tc>
          <w:tcPr>
            <w:tcW w:w="3060" w:type="dxa"/>
            <w:tcBorders>
              <w:top w:val="single" w:sz="4" w:space="0" w:color="auto"/>
              <w:left w:val="single" w:sz="4" w:space="0" w:color="auto"/>
              <w:bottom w:val="single" w:sz="4" w:space="0" w:color="auto"/>
              <w:right w:val="single" w:sz="4" w:space="0" w:color="auto"/>
            </w:tcBorders>
            <w:vAlign w:val="center"/>
            <w:hideMark/>
          </w:tcPr>
          <w:p w14:paraId="7BF8CF9B" w14:textId="77777777" w:rsidR="00EB2F9E" w:rsidRDefault="00EB2F9E">
            <w:pPr>
              <w:rPr>
                <w:sz w:val="20"/>
              </w:rPr>
            </w:pPr>
            <w:r>
              <w:rPr>
                <w:sz w:val="20"/>
              </w:rPr>
              <w:t>REPORTS_TO_POS_NUM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3417827" w14:textId="77777777" w:rsidR="00EB2F9E" w:rsidRDefault="00EB2F9E">
            <w:pPr>
              <w:rPr>
                <w:sz w:val="20"/>
              </w:rPr>
            </w:pPr>
            <w:r>
              <w:rPr>
                <w:sz w:val="20"/>
              </w:rPr>
              <w:t>8</w:t>
            </w:r>
          </w:p>
        </w:tc>
      </w:tr>
      <w:tr w:rsidR="00EB2F9E" w14:paraId="1EBE7F85"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30DBDC13" w14:textId="77777777" w:rsidR="00EB2F9E" w:rsidRDefault="00EB2F9E">
            <w:pPr>
              <w:rPr>
                <w:sz w:val="20"/>
              </w:rPr>
            </w:pPr>
            <w:r>
              <w:rPr>
                <w:sz w:val="20"/>
              </w:rPr>
              <w:t>11</w:t>
            </w:r>
          </w:p>
        </w:tc>
        <w:tc>
          <w:tcPr>
            <w:tcW w:w="3060" w:type="dxa"/>
            <w:tcBorders>
              <w:top w:val="single" w:sz="4" w:space="0" w:color="auto"/>
              <w:left w:val="single" w:sz="4" w:space="0" w:color="auto"/>
              <w:bottom w:val="single" w:sz="4" w:space="0" w:color="auto"/>
              <w:right w:val="single" w:sz="4" w:space="0" w:color="auto"/>
            </w:tcBorders>
            <w:vAlign w:val="center"/>
            <w:hideMark/>
          </w:tcPr>
          <w:p w14:paraId="7D969DD7" w14:textId="77777777" w:rsidR="00EB2F9E" w:rsidRDefault="00EB2F9E">
            <w:pPr>
              <w:rPr>
                <w:sz w:val="20"/>
              </w:rPr>
            </w:pPr>
            <w:r>
              <w:rPr>
                <w:sz w:val="20"/>
              </w:rPr>
              <w:t>GRADE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6323240" w14:textId="77777777" w:rsidR="00EB2F9E" w:rsidRDefault="00EB2F9E">
            <w:pPr>
              <w:pStyle w:val="Header"/>
              <w:rPr>
                <w:rFonts w:ascii="Calibri" w:hAnsi="Calibri"/>
                <w:sz w:val="24"/>
              </w:rPr>
            </w:pPr>
            <w:r>
              <w:rPr>
                <w:rFonts w:ascii="Calibri" w:hAnsi="Calibri"/>
              </w:rPr>
              <w:t>4</w:t>
            </w:r>
          </w:p>
        </w:tc>
      </w:tr>
      <w:tr w:rsidR="00EB2F9E" w14:paraId="798195AE"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0D2EC29F" w14:textId="77777777" w:rsidR="00EB2F9E" w:rsidRDefault="00EB2F9E">
            <w:pPr>
              <w:rPr>
                <w:sz w:val="20"/>
              </w:rPr>
            </w:pPr>
            <w:r>
              <w:rPr>
                <w:sz w:val="20"/>
              </w:rPr>
              <w:t>12</w:t>
            </w:r>
          </w:p>
        </w:tc>
        <w:tc>
          <w:tcPr>
            <w:tcW w:w="3060" w:type="dxa"/>
            <w:tcBorders>
              <w:top w:val="single" w:sz="4" w:space="0" w:color="auto"/>
              <w:left w:val="single" w:sz="4" w:space="0" w:color="auto"/>
              <w:bottom w:val="single" w:sz="4" w:space="0" w:color="auto"/>
              <w:right w:val="single" w:sz="4" w:space="0" w:color="auto"/>
            </w:tcBorders>
            <w:vAlign w:val="center"/>
            <w:hideMark/>
          </w:tcPr>
          <w:p w14:paraId="55ED152B" w14:textId="77777777" w:rsidR="00EB2F9E" w:rsidRDefault="00EB2F9E">
            <w:pPr>
              <w:rPr>
                <w:sz w:val="20"/>
              </w:rPr>
            </w:pPr>
            <w:r>
              <w:rPr>
                <w:sz w:val="20"/>
              </w:rPr>
              <w:t>PERSONNEL_NUM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351F06F" w14:textId="77777777" w:rsidR="00EB2F9E" w:rsidRDefault="00EB2F9E">
            <w:pPr>
              <w:pStyle w:val="Header"/>
              <w:rPr>
                <w:rFonts w:ascii="Calibri" w:hAnsi="Calibri"/>
                <w:sz w:val="24"/>
              </w:rPr>
            </w:pPr>
            <w:r>
              <w:rPr>
                <w:rFonts w:ascii="Calibri" w:hAnsi="Calibri"/>
              </w:rPr>
              <w:t>8</w:t>
            </w:r>
          </w:p>
        </w:tc>
      </w:tr>
      <w:tr w:rsidR="00EB2F9E" w14:paraId="71F4A67B"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7B583FBA" w14:textId="77777777" w:rsidR="00EB2F9E" w:rsidRDefault="00EB2F9E">
            <w:pPr>
              <w:rPr>
                <w:sz w:val="20"/>
              </w:rPr>
            </w:pPr>
            <w:r>
              <w:rPr>
                <w:sz w:val="20"/>
              </w:rPr>
              <w:t>13</w:t>
            </w:r>
          </w:p>
        </w:tc>
        <w:tc>
          <w:tcPr>
            <w:tcW w:w="3060" w:type="dxa"/>
            <w:tcBorders>
              <w:top w:val="single" w:sz="4" w:space="0" w:color="auto"/>
              <w:left w:val="single" w:sz="4" w:space="0" w:color="auto"/>
              <w:bottom w:val="single" w:sz="4" w:space="0" w:color="auto"/>
              <w:right w:val="single" w:sz="4" w:space="0" w:color="auto"/>
            </w:tcBorders>
            <w:vAlign w:val="center"/>
            <w:hideMark/>
          </w:tcPr>
          <w:p w14:paraId="0391BBBC" w14:textId="77777777" w:rsidR="00EB2F9E" w:rsidRDefault="00EB2F9E">
            <w:pPr>
              <w:rPr>
                <w:sz w:val="20"/>
              </w:rPr>
            </w:pPr>
            <w:r>
              <w:rPr>
                <w:sz w:val="20"/>
              </w:rPr>
              <w:t>ORG_UNIT_NUM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8DBC3D6" w14:textId="77777777" w:rsidR="00EB2F9E" w:rsidRDefault="00EB2F9E">
            <w:pPr>
              <w:rPr>
                <w:sz w:val="20"/>
              </w:rPr>
            </w:pPr>
            <w:r>
              <w:rPr>
                <w:sz w:val="20"/>
              </w:rPr>
              <w:t>8</w:t>
            </w:r>
          </w:p>
        </w:tc>
      </w:tr>
      <w:tr w:rsidR="00EB2F9E" w14:paraId="713C0BDB"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51A3B04C" w14:textId="77777777" w:rsidR="00EB2F9E" w:rsidRDefault="00EB2F9E">
            <w:pPr>
              <w:rPr>
                <w:sz w:val="20"/>
              </w:rPr>
            </w:pPr>
            <w:r>
              <w:rPr>
                <w:sz w:val="20"/>
              </w:rPr>
              <w:t>14</w:t>
            </w:r>
          </w:p>
        </w:tc>
        <w:tc>
          <w:tcPr>
            <w:tcW w:w="3060" w:type="dxa"/>
            <w:tcBorders>
              <w:top w:val="single" w:sz="4" w:space="0" w:color="auto"/>
              <w:left w:val="single" w:sz="4" w:space="0" w:color="auto"/>
              <w:bottom w:val="single" w:sz="4" w:space="0" w:color="auto"/>
              <w:right w:val="single" w:sz="4" w:space="0" w:color="auto"/>
            </w:tcBorders>
            <w:vAlign w:val="center"/>
            <w:hideMark/>
          </w:tcPr>
          <w:p w14:paraId="0FAF37F1" w14:textId="77777777" w:rsidR="00EB2F9E" w:rsidRDefault="00EB2F9E">
            <w:pPr>
              <w:rPr>
                <w:sz w:val="20"/>
              </w:rPr>
            </w:pPr>
            <w:r>
              <w:rPr>
                <w:sz w:val="20"/>
              </w:rPr>
              <w:t>COST_CENTER_NUM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001D458" w14:textId="77777777" w:rsidR="00EB2F9E" w:rsidRDefault="00EB2F9E">
            <w:pPr>
              <w:rPr>
                <w:sz w:val="20"/>
              </w:rPr>
            </w:pPr>
            <w:r>
              <w:rPr>
                <w:sz w:val="20"/>
              </w:rPr>
              <w:t>10</w:t>
            </w:r>
          </w:p>
        </w:tc>
      </w:tr>
      <w:tr w:rsidR="00EB2F9E" w14:paraId="18F3FE1A"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279FD33C" w14:textId="77777777" w:rsidR="00EB2F9E" w:rsidRDefault="00EB2F9E">
            <w:pPr>
              <w:rPr>
                <w:sz w:val="20"/>
              </w:rPr>
            </w:pPr>
            <w:r>
              <w:rPr>
                <w:sz w:val="20"/>
              </w:rPr>
              <w:t>15</w:t>
            </w:r>
          </w:p>
        </w:tc>
        <w:tc>
          <w:tcPr>
            <w:tcW w:w="3060" w:type="dxa"/>
            <w:tcBorders>
              <w:top w:val="single" w:sz="4" w:space="0" w:color="auto"/>
              <w:left w:val="single" w:sz="4" w:space="0" w:color="auto"/>
              <w:bottom w:val="single" w:sz="4" w:space="0" w:color="auto"/>
              <w:right w:val="single" w:sz="4" w:space="0" w:color="auto"/>
            </w:tcBorders>
            <w:vAlign w:val="center"/>
            <w:hideMark/>
          </w:tcPr>
          <w:p w14:paraId="3977763F" w14:textId="77777777" w:rsidR="00EB2F9E" w:rsidRDefault="00EB2F9E">
            <w:pPr>
              <w:rPr>
                <w:sz w:val="20"/>
              </w:rPr>
            </w:pPr>
            <w:r>
              <w:rPr>
                <w:sz w:val="20"/>
              </w:rPr>
              <w:t>COST_CENTER_DESC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700135F" w14:textId="77777777" w:rsidR="00EB2F9E" w:rsidRDefault="00EB2F9E">
            <w:pPr>
              <w:rPr>
                <w:sz w:val="20"/>
              </w:rPr>
            </w:pPr>
            <w:r>
              <w:rPr>
                <w:sz w:val="20"/>
              </w:rPr>
              <w:t>40</w:t>
            </w:r>
          </w:p>
        </w:tc>
      </w:tr>
      <w:tr w:rsidR="00EB2F9E" w14:paraId="34FDC4DE"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6367F612" w14:textId="77777777" w:rsidR="00EB2F9E" w:rsidRDefault="00EB2F9E">
            <w:pPr>
              <w:rPr>
                <w:sz w:val="20"/>
              </w:rPr>
            </w:pPr>
            <w:r>
              <w:rPr>
                <w:sz w:val="20"/>
              </w:rPr>
              <w:t>16</w:t>
            </w:r>
          </w:p>
        </w:tc>
        <w:tc>
          <w:tcPr>
            <w:tcW w:w="3060" w:type="dxa"/>
            <w:tcBorders>
              <w:top w:val="single" w:sz="4" w:space="0" w:color="auto"/>
              <w:left w:val="single" w:sz="4" w:space="0" w:color="auto"/>
              <w:bottom w:val="single" w:sz="4" w:space="0" w:color="auto"/>
              <w:right w:val="single" w:sz="4" w:space="0" w:color="auto"/>
            </w:tcBorders>
            <w:vAlign w:val="center"/>
            <w:hideMark/>
          </w:tcPr>
          <w:p w14:paraId="26580D72" w14:textId="77777777" w:rsidR="00EB2F9E" w:rsidRDefault="00EB2F9E">
            <w:pPr>
              <w:rPr>
                <w:sz w:val="20"/>
              </w:rPr>
            </w:pPr>
            <w:r>
              <w:rPr>
                <w:sz w:val="20"/>
              </w:rPr>
              <w:t>JOB_NUM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B08A063" w14:textId="77777777" w:rsidR="00EB2F9E" w:rsidRDefault="00EB2F9E">
            <w:pPr>
              <w:rPr>
                <w:sz w:val="20"/>
              </w:rPr>
            </w:pPr>
            <w:r>
              <w:rPr>
                <w:sz w:val="20"/>
              </w:rPr>
              <w:t>8</w:t>
            </w:r>
          </w:p>
        </w:tc>
      </w:tr>
      <w:tr w:rsidR="00EB2F9E" w14:paraId="6B2C0401"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06763665" w14:textId="77777777" w:rsidR="00EB2F9E" w:rsidRDefault="00EB2F9E">
            <w:pPr>
              <w:rPr>
                <w:sz w:val="20"/>
              </w:rPr>
            </w:pPr>
            <w:r>
              <w:rPr>
                <w:sz w:val="20"/>
              </w:rPr>
              <w:t>17</w:t>
            </w:r>
          </w:p>
        </w:tc>
        <w:tc>
          <w:tcPr>
            <w:tcW w:w="3060" w:type="dxa"/>
            <w:tcBorders>
              <w:top w:val="single" w:sz="4" w:space="0" w:color="auto"/>
              <w:left w:val="single" w:sz="4" w:space="0" w:color="auto"/>
              <w:bottom w:val="single" w:sz="4" w:space="0" w:color="auto"/>
              <w:right w:val="single" w:sz="4" w:space="0" w:color="auto"/>
            </w:tcBorders>
            <w:vAlign w:val="center"/>
            <w:hideMark/>
          </w:tcPr>
          <w:p w14:paraId="00116795" w14:textId="77777777" w:rsidR="00EB2F9E" w:rsidRDefault="00EB2F9E">
            <w:pPr>
              <w:rPr>
                <w:sz w:val="20"/>
              </w:rPr>
            </w:pPr>
            <w:r>
              <w:rPr>
                <w:sz w:val="20"/>
              </w:rPr>
              <w:t>JOB_DESC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6BF7D05" w14:textId="77777777" w:rsidR="00EB2F9E" w:rsidRDefault="00EB2F9E">
            <w:pPr>
              <w:rPr>
                <w:sz w:val="20"/>
              </w:rPr>
            </w:pPr>
            <w:r>
              <w:rPr>
                <w:sz w:val="20"/>
              </w:rPr>
              <w:t>40</w:t>
            </w:r>
          </w:p>
        </w:tc>
      </w:tr>
      <w:tr w:rsidR="00EB2F9E" w14:paraId="69710F54"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12A28404" w14:textId="77777777" w:rsidR="00EB2F9E" w:rsidRDefault="00EB2F9E">
            <w:pPr>
              <w:rPr>
                <w:sz w:val="20"/>
              </w:rPr>
            </w:pPr>
            <w:r>
              <w:rPr>
                <w:sz w:val="20"/>
              </w:rPr>
              <w:t>18</w:t>
            </w:r>
          </w:p>
        </w:tc>
        <w:tc>
          <w:tcPr>
            <w:tcW w:w="3060" w:type="dxa"/>
            <w:tcBorders>
              <w:top w:val="single" w:sz="4" w:space="0" w:color="auto"/>
              <w:left w:val="single" w:sz="4" w:space="0" w:color="auto"/>
              <w:bottom w:val="single" w:sz="4" w:space="0" w:color="auto"/>
              <w:right w:val="single" w:sz="4" w:space="0" w:color="auto"/>
            </w:tcBorders>
            <w:vAlign w:val="center"/>
            <w:hideMark/>
          </w:tcPr>
          <w:p w14:paraId="7FAF456C" w14:textId="77777777" w:rsidR="00EB2F9E" w:rsidRDefault="00EB2F9E">
            <w:pPr>
              <w:rPr>
                <w:sz w:val="20"/>
              </w:rPr>
            </w:pPr>
            <w:r>
              <w:rPr>
                <w:sz w:val="20"/>
              </w:rPr>
              <w:t>PERS_AREA</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2073461" w14:textId="77777777" w:rsidR="00EB2F9E" w:rsidRDefault="00EB2F9E">
            <w:pPr>
              <w:rPr>
                <w:sz w:val="20"/>
              </w:rPr>
            </w:pPr>
            <w:r>
              <w:rPr>
                <w:sz w:val="20"/>
              </w:rPr>
              <w:t>4</w:t>
            </w:r>
          </w:p>
        </w:tc>
      </w:tr>
      <w:tr w:rsidR="00EB2F9E" w14:paraId="10E773EE"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3165FC29" w14:textId="77777777" w:rsidR="00EB2F9E" w:rsidRDefault="00EB2F9E">
            <w:pPr>
              <w:rPr>
                <w:sz w:val="20"/>
              </w:rPr>
            </w:pPr>
            <w:r>
              <w:rPr>
                <w:sz w:val="20"/>
              </w:rPr>
              <w:t>19</w:t>
            </w:r>
          </w:p>
        </w:tc>
        <w:tc>
          <w:tcPr>
            <w:tcW w:w="3060" w:type="dxa"/>
            <w:tcBorders>
              <w:top w:val="single" w:sz="4" w:space="0" w:color="auto"/>
              <w:left w:val="single" w:sz="4" w:space="0" w:color="auto"/>
              <w:bottom w:val="single" w:sz="4" w:space="0" w:color="auto"/>
              <w:right w:val="single" w:sz="4" w:space="0" w:color="auto"/>
            </w:tcBorders>
            <w:vAlign w:val="center"/>
            <w:hideMark/>
          </w:tcPr>
          <w:p w14:paraId="308777EE" w14:textId="77777777" w:rsidR="00EB2F9E" w:rsidRDefault="00EB2F9E">
            <w:pPr>
              <w:rPr>
                <w:sz w:val="20"/>
              </w:rPr>
            </w:pPr>
            <w:r>
              <w:rPr>
                <w:sz w:val="20"/>
              </w:rPr>
              <w:t>PERS_AREA_DESC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810A06E" w14:textId="77777777" w:rsidR="00EB2F9E" w:rsidRDefault="00EB2F9E">
            <w:pPr>
              <w:rPr>
                <w:sz w:val="20"/>
              </w:rPr>
            </w:pPr>
            <w:r>
              <w:rPr>
                <w:sz w:val="20"/>
              </w:rPr>
              <w:t>30</w:t>
            </w:r>
          </w:p>
        </w:tc>
      </w:tr>
      <w:tr w:rsidR="00EB2F9E" w14:paraId="401BEDD6"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1A572E61" w14:textId="77777777" w:rsidR="00EB2F9E" w:rsidRDefault="00EB2F9E">
            <w:pPr>
              <w:rPr>
                <w:sz w:val="20"/>
              </w:rPr>
            </w:pPr>
            <w:r>
              <w:rPr>
                <w:sz w:val="20"/>
              </w:rPr>
              <w:t>20</w:t>
            </w:r>
          </w:p>
        </w:tc>
        <w:tc>
          <w:tcPr>
            <w:tcW w:w="3060" w:type="dxa"/>
            <w:tcBorders>
              <w:top w:val="single" w:sz="4" w:space="0" w:color="auto"/>
              <w:left w:val="single" w:sz="4" w:space="0" w:color="auto"/>
              <w:bottom w:val="single" w:sz="4" w:space="0" w:color="auto"/>
              <w:right w:val="single" w:sz="4" w:space="0" w:color="auto"/>
            </w:tcBorders>
            <w:vAlign w:val="center"/>
            <w:hideMark/>
          </w:tcPr>
          <w:p w14:paraId="1D9B0C91" w14:textId="77777777" w:rsidR="00EB2F9E" w:rsidRDefault="00EB2F9E">
            <w:pPr>
              <w:rPr>
                <w:sz w:val="20"/>
              </w:rPr>
            </w:pPr>
            <w:r>
              <w:rPr>
                <w:sz w:val="20"/>
              </w:rPr>
              <w:t>PERS_SUBAREA</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03DDB89" w14:textId="77777777" w:rsidR="00EB2F9E" w:rsidRDefault="00EB2F9E">
            <w:pPr>
              <w:rPr>
                <w:sz w:val="20"/>
              </w:rPr>
            </w:pPr>
            <w:r>
              <w:rPr>
                <w:sz w:val="20"/>
              </w:rPr>
              <w:t>4</w:t>
            </w:r>
          </w:p>
        </w:tc>
      </w:tr>
      <w:tr w:rsidR="00EB2F9E" w14:paraId="4133617B"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0A800722" w14:textId="77777777" w:rsidR="00EB2F9E" w:rsidRDefault="00EB2F9E">
            <w:pPr>
              <w:rPr>
                <w:sz w:val="20"/>
              </w:rPr>
            </w:pPr>
            <w:r>
              <w:rPr>
                <w:sz w:val="20"/>
              </w:rPr>
              <w:t>21</w:t>
            </w:r>
          </w:p>
        </w:tc>
        <w:tc>
          <w:tcPr>
            <w:tcW w:w="3060" w:type="dxa"/>
            <w:tcBorders>
              <w:top w:val="single" w:sz="4" w:space="0" w:color="auto"/>
              <w:left w:val="single" w:sz="4" w:space="0" w:color="auto"/>
              <w:bottom w:val="single" w:sz="4" w:space="0" w:color="auto"/>
              <w:right w:val="single" w:sz="4" w:space="0" w:color="auto"/>
            </w:tcBorders>
            <w:vAlign w:val="center"/>
            <w:hideMark/>
          </w:tcPr>
          <w:p w14:paraId="6C9E5567" w14:textId="77777777" w:rsidR="00EB2F9E" w:rsidRDefault="00EB2F9E">
            <w:pPr>
              <w:rPr>
                <w:sz w:val="20"/>
              </w:rPr>
            </w:pPr>
            <w:r>
              <w:rPr>
                <w:sz w:val="20"/>
              </w:rPr>
              <w:t>PERS_SUBAREA_DESC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13F3726" w14:textId="77777777" w:rsidR="00EB2F9E" w:rsidRDefault="00EB2F9E">
            <w:pPr>
              <w:rPr>
                <w:sz w:val="20"/>
              </w:rPr>
            </w:pPr>
            <w:r>
              <w:rPr>
                <w:sz w:val="20"/>
              </w:rPr>
              <w:t>15</w:t>
            </w:r>
          </w:p>
        </w:tc>
      </w:tr>
      <w:tr w:rsidR="00EB2F9E" w14:paraId="5E133741"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6B2F79C2" w14:textId="77777777" w:rsidR="00EB2F9E" w:rsidRDefault="00EB2F9E">
            <w:pPr>
              <w:rPr>
                <w:sz w:val="20"/>
              </w:rPr>
            </w:pPr>
            <w:r>
              <w:rPr>
                <w:sz w:val="20"/>
              </w:rPr>
              <w:t>22</w:t>
            </w:r>
          </w:p>
        </w:tc>
        <w:tc>
          <w:tcPr>
            <w:tcW w:w="3060" w:type="dxa"/>
            <w:tcBorders>
              <w:top w:val="single" w:sz="4" w:space="0" w:color="auto"/>
              <w:left w:val="single" w:sz="4" w:space="0" w:color="auto"/>
              <w:bottom w:val="single" w:sz="4" w:space="0" w:color="auto"/>
              <w:right w:val="single" w:sz="4" w:space="0" w:color="auto"/>
            </w:tcBorders>
            <w:vAlign w:val="center"/>
            <w:hideMark/>
          </w:tcPr>
          <w:p w14:paraId="175EEBA9" w14:textId="77777777" w:rsidR="00EB2F9E" w:rsidRDefault="00EB2F9E">
            <w:pPr>
              <w:rPr>
                <w:sz w:val="20"/>
              </w:rPr>
            </w:pPr>
            <w:r>
              <w:rPr>
                <w:sz w:val="20"/>
              </w:rPr>
              <w:t>LOA_INDICATOR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F836054" w14:textId="77777777" w:rsidR="00EB2F9E" w:rsidRDefault="00EB2F9E">
            <w:pPr>
              <w:rPr>
                <w:sz w:val="20"/>
              </w:rPr>
            </w:pPr>
            <w:r>
              <w:rPr>
                <w:sz w:val="20"/>
              </w:rPr>
              <w:t>1</w:t>
            </w:r>
          </w:p>
        </w:tc>
      </w:tr>
      <w:tr w:rsidR="00EB2F9E" w14:paraId="47D3B161"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223B900F" w14:textId="77777777" w:rsidR="00EB2F9E" w:rsidRDefault="00EB2F9E">
            <w:pPr>
              <w:rPr>
                <w:sz w:val="20"/>
              </w:rPr>
            </w:pPr>
            <w:r>
              <w:rPr>
                <w:sz w:val="20"/>
              </w:rPr>
              <w:t>23</w:t>
            </w:r>
          </w:p>
        </w:tc>
        <w:tc>
          <w:tcPr>
            <w:tcW w:w="3060" w:type="dxa"/>
            <w:tcBorders>
              <w:top w:val="single" w:sz="4" w:space="0" w:color="auto"/>
              <w:left w:val="single" w:sz="4" w:space="0" w:color="auto"/>
              <w:bottom w:val="single" w:sz="4" w:space="0" w:color="auto"/>
              <w:right w:val="single" w:sz="4" w:space="0" w:color="auto"/>
            </w:tcBorders>
            <w:vAlign w:val="center"/>
            <w:hideMark/>
          </w:tcPr>
          <w:p w14:paraId="621241F3" w14:textId="77777777" w:rsidR="00EB2F9E" w:rsidRDefault="00EB2F9E">
            <w:pPr>
              <w:rPr>
                <w:sz w:val="20"/>
              </w:rPr>
            </w:pPr>
            <w:r>
              <w:rPr>
                <w:sz w:val="20"/>
              </w:rPr>
              <w:t>EMPLOYEE_GROUP</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178F173" w14:textId="77777777" w:rsidR="00EB2F9E" w:rsidRDefault="00EB2F9E">
            <w:pPr>
              <w:rPr>
                <w:sz w:val="20"/>
              </w:rPr>
            </w:pPr>
            <w:r>
              <w:rPr>
                <w:sz w:val="20"/>
              </w:rPr>
              <w:t>1</w:t>
            </w:r>
          </w:p>
        </w:tc>
      </w:tr>
      <w:tr w:rsidR="00EB2F9E" w14:paraId="770F5F61"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1F489F98" w14:textId="77777777" w:rsidR="00EB2F9E" w:rsidRDefault="00EB2F9E">
            <w:pPr>
              <w:rPr>
                <w:sz w:val="20"/>
              </w:rPr>
            </w:pPr>
            <w:r>
              <w:rPr>
                <w:sz w:val="20"/>
              </w:rPr>
              <w:t>24</w:t>
            </w:r>
          </w:p>
        </w:tc>
        <w:tc>
          <w:tcPr>
            <w:tcW w:w="3060" w:type="dxa"/>
            <w:tcBorders>
              <w:top w:val="single" w:sz="4" w:space="0" w:color="auto"/>
              <w:left w:val="single" w:sz="4" w:space="0" w:color="auto"/>
              <w:bottom w:val="single" w:sz="4" w:space="0" w:color="auto"/>
              <w:right w:val="single" w:sz="4" w:space="0" w:color="auto"/>
            </w:tcBorders>
            <w:vAlign w:val="center"/>
            <w:hideMark/>
          </w:tcPr>
          <w:p w14:paraId="401F5D64" w14:textId="77777777" w:rsidR="00EB2F9E" w:rsidRDefault="00EB2F9E">
            <w:pPr>
              <w:rPr>
                <w:sz w:val="20"/>
              </w:rPr>
            </w:pPr>
            <w:r>
              <w:rPr>
                <w:sz w:val="20"/>
              </w:rPr>
              <w:t>BUILDING_NAME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E4E90A2" w14:textId="77777777" w:rsidR="00EB2F9E" w:rsidRDefault="00EB2F9E">
            <w:pPr>
              <w:rPr>
                <w:sz w:val="20"/>
              </w:rPr>
            </w:pPr>
            <w:r>
              <w:rPr>
                <w:sz w:val="20"/>
              </w:rPr>
              <w:t>60</w:t>
            </w:r>
          </w:p>
        </w:tc>
      </w:tr>
      <w:tr w:rsidR="00EB2F9E" w14:paraId="040A99DC"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23CB05D9" w14:textId="77777777" w:rsidR="00EB2F9E" w:rsidRDefault="00EB2F9E">
            <w:pPr>
              <w:rPr>
                <w:sz w:val="20"/>
              </w:rPr>
            </w:pPr>
            <w:r>
              <w:rPr>
                <w:sz w:val="20"/>
              </w:rPr>
              <w:t>25</w:t>
            </w:r>
          </w:p>
        </w:tc>
        <w:tc>
          <w:tcPr>
            <w:tcW w:w="3060" w:type="dxa"/>
            <w:tcBorders>
              <w:top w:val="single" w:sz="4" w:space="0" w:color="auto"/>
              <w:left w:val="single" w:sz="4" w:space="0" w:color="auto"/>
              <w:bottom w:val="single" w:sz="4" w:space="0" w:color="auto"/>
              <w:right w:val="single" w:sz="4" w:space="0" w:color="auto"/>
            </w:tcBorders>
            <w:vAlign w:val="center"/>
            <w:hideMark/>
          </w:tcPr>
          <w:p w14:paraId="3EAC282E" w14:textId="77777777" w:rsidR="00EB2F9E" w:rsidRDefault="00EB2F9E">
            <w:pPr>
              <w:rPr>
                <w:sz w:val="20"/>
              </w:rPr>
            </w:pPr>
            <w:r>
              <w:rPr>
                <w:sz w:val="20"/>
              </w:rPr>
              <w:t>CITY_ENGLISH</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D8E3816" w14:textId="77777777" w:rsidR="00EB2F9E" w:rsidRDefault="00EB2F9E">
            <w:pPr>
              <w:rPr>
                <w:sz w:val="20"/>
              </w:rPr>
            </w:pPr>
            <w:r>
              <w:rPr>
                <w:sz w:val="20"/>
              </w:rPr>
              <w:t>40</w:t>
            </w:r>
          </w:p>
        </w:tc>
      </w:tr>
      <w:tr w:rsidR="00EB2F9E" w14:paraId="74ECB0CC"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25BD35C2" w14:textId="77777777" w:rsidR="00EB2F9E" w:rsidRDefault="00EB2F9E">
            <w:pPr>
              <w:rPr>
                <w:sz w:val="20"/>
              </w:rPr>
            </w:pPr>
            <w:r>
              <w:rPr>
                <w:sz w:val="20"/>
              </w:rPr>
              <w:t>26</w:t>
            </w:r>
          </w:p>
        </w:tc>
        <w:tc>
          <w:tcPr>
            <w:tcW w:w="3060" w:type="dxa"/>
            <w:tcBorders>
              <w:top w:val="single" w:sz="4" w:space="0" w:color="auto"/>
              <w:left w:val="single" w:sz="4" w:space="0" w:color="auto"/>
              <w:bottom w:val="single" w:sz="4" w:space="0" w:color="auto"/>
              <w:right w:val="single" w:sz="4" w:space="0" w:color="auto"/>
            </w:tcBorders>
            <w:vAlign w:val="center"/>
            <w:hideMark/>
          </w:tcPr>
          <w:p w14:paraId="66C42D17" w14:textId="77777777" w:rsidR="00EB2F9E" w:rsidRDefault="00EB2F9E">
            <w:pPr>
              <w:rPr>
                <w:sz w:val="20"/>
              </w:rPr>
            </w:pPr>
            <w:r>
              <w:rPr>
                <w:sz w:val="20"/>
              </w:rPr>
              <w:t>STATE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F02AE7D" w14:textId="77777777" w:rsidR="00EB2F9E" w:rsidRDefault="00EB2F9E">
            <w:pPr>
              <w:rPr>
                <w:sz w:val="20"/>
              </w:rPr>
            </w:pPr>
            <w:r>
              <w:rPr>
                <w:sz w:val="20"/>
              </w:rPr>
              <w:t>3</w:t>
            </w:r>
          </w:p>
        </w:tc>
      </w:tr>
      <w:tr w:rsidR="00EB2F9E" w14:paraId="2DEA6E96"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37477593" w14:textId="77777777" w:rsidR="00EB2F9E" w:rsidRDefault="00EB2F9E">
            <w:pPr>
              <w:rPr>
                <w:sz w:val="20"/>
                <w:szCs w:val="20"/>
              </w:rPr>
            </w:pPr>
            <w:r>
              <w:rPr>
                <w:sz w:val="20"/>
                <w:szCs w:val="20"/>
              </w:rPr>
              <w:t>27</w:t>
            </w:r>
          </w:p>
        </w:tc>
        <w:tc>
          <w:tcPr>
            <w:tcW w:w="3060" w:type="dxa"/>
            <w:tcBorders>
              <w:top w:val="single" w:sz="4" w:space="0" w:color="auto"/>
              <w:left w:val="single" w:sz="4" w:space="0" w:color="auto"/>
              <w:bottom w:val="single" w:sz="4" w:space="0" w:color="auto"/>
              <w:right w:val="single" w:sz="4" w:space="0" w:color="auto"/>
            </w:tcBorders>
            <w:vAlign w:val="center"/>
            <w:hideMark/>
          </w:tcPr>
          <w:p w14:paraId="4B765ECB" w14:textId="77777777" w:rsidR="00EB2F9E" w:rsidRDefault="00EB2F9E">
            <w:pPr>
              <w:rPr>
                <w:sz w:val="20"/>
                <w:szCs w:val="20"/>
              </w:rPr>
            </w:pPr>
            <w:r>
              <w:rPr>
                <w:sz w:val="20"/>
                <w:szCs w:val="20"/>
              </w:rPr>
              <w:t>ZIP_CODE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71F7C26" w14:textId="77777777" w:rsidR="00EB2F9E" w:rsidRDefault="00EB2F9E">
            <w:pPr>
              <w:rPr>
                <w:sz w:val="20"/>
                <w:szCs w:val="20"/>
              </w:rPr>
            </w:pPr>
            <w:r>
              <w:rPr>
                <w:sz w:val="20"/>
                <w:szCs w:val="20"/>
              </w:rPr>
              <w:t>10</w:t>
            </w:r>
          </w:p>
        </w:tc>
      </w:tr>
      <w:tr w:rsidR="00EB2F9E" w14:paraId="0EB07933"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15A12D7D" w14:textId="77777777" w:rsidR="00EB2F9E" w:rsidRDefault="00EB2F9E">
            <w:pPr>
              <w:rPr>
                <w:sz w:val="20"/>
                <w:szCs w:val="20"/>
              </w:rPr>
            </w:pPr>
            <w:r>
              <w:rPr>
                <w:sz w:val="20"/>
                <w:szCs w:val="20"/>
              </w:rPr>
              <w:t>28</w:t>
            </w:r>
          </w:p>
        </w:tc>
        <w:tc>
          <w:tcPr>
            <w:tcW w:w="3060" w:type="dxa"/>
            <w:tcBorders>
              <w:top w:val="single" w:sz="4" w:space="0" w:color="auto"/>
              <w:left w:val="single" w:sz="4" w:space="0" w:color="auto"/>
              <w:bottom w:val="single" w:sz="4" w:space="0" w:color="auto"/>
              <w:right w:val="single" w:sz="4" w:space="0" w:color="auto"/>
            </w:tcBorders>
            <w:vAlign w:val="center"/>
            <w:hideMark/>
          </w:tcPr>
          <w:p w14:paraId="635AC257" w14:textId="77777777" w:rsidR="00EB2F9E" w:rsidRDefault="00EB2F9E">
            <w:pPr>
              <w:rPr>
                <w:sz w:val="20"/>
                <w:szCs w:val="20"/>
              </w:rPr>
            </w:pPr>
            <w:r>
              <w:rPr>
                <w:sz w:val="20"/>
                <w:szCs w:val="20"/>
              </w:rPr>
              <w:t>INTERNAL_MAIL_CD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BDE6AB5" w14:textId="77777777" w:rsidR="00EB2F9E" w:rsidRDefault="00EB2F9E">
            <w:pPr>
              <w:rPr>
                <w:sz w:val="20"/>
                <w:szCs w:val="20"/>
              </w:rPr>
            </w:pPr>
            <w:r>
              <w:rPr>
                <w:sz w:val="20"/>
                <w:szCs w:val="20"/>
              </w:rPr>
              <w:t>30</w:t>
            </w:r>
          </w:p>
        </w:tc>
      </w:tr>
      <w:tr w:rsidR="00EB2F9E" w14:paraId="4B0871FC"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23264C08" w14:textId="77777777" w:rsidR="00EB2F9E" w:rsidRDefault="00EB2F9E">
            <w:pPr>
              <w:rPr>
                <w:sz w:val="20"/>
                <w:szCs w:val="20"/>
              </w:rPr>
            </w:pPr>
            <w:r>
              <w:rPr>
                <w:sz w:val="20"/>
                <w:szCs w:val="20"/>
              </w:rPr>
              <w:t>29</w:t>
            </w:r>
          </w:p>
        </w:tc>
        <w:tc>
          <w:tcPr>
            <w:tcW w:w="3060" w:type="dxa"/>
            <w:tcBorders>
              <w:top w:val="single" w:sz="4" w:space="0" w:color="auto"/>
              <w:left w:val="single" w:sz="4" w:space="0" w:color="auto"/>
              <w:bottom w:val="single" w:sz="4" w:space="0" w:color="auto"/>
              <w:right w:val="single" w:sz="4" w:space="0" w:color="auto"/>
            </w:tcBorders>
            <w:vAlign w:val="center"/>
            <w:hideMark/>
          </w:tcPr>
          <w:p w14:paraId="0F3F92B8" w14:textId="77777777" w:rsidR="00EB2F9E" w:rsidRDefault="00EB2F9E">
            <w:pPr>
              <w:rPr>
                <w:sz w:val="20"/>
                <w:szCs w:val="20"/>
              </w:rPr>
            </w:pPr>
            <w:r>
              <w:rPr>
                <w:sz w:val="20"/>
                <w:szCs w:val="20"/>
              </w:rPr>
              <w:t>BLDG_ADDR_1</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4EC5F15" w14:textId="77777777" w:rsidR="00EB2F9E" w:rsidRDefault="00EB2F9E">
            <w:pPr>
              <w:rPr>
                <w:sz w:val="20"/>
                <w:szCs w:val="20"/>
              </w:rPr>
            </w:pPr>
            <w:r>
              <w:rPr>
                <w:sz w:val="20"/>
                <w:szCs w:val="20"/>
              </w:rPr>
              <w:t>60</w:t>
            </w:r>
          </w:p>
        </w:tc>
      </w:tr>
      <w:tr w:rsidR="00EB2F9E" w14:paraId="678C057C"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1E09A3B8" w14:textId="77777777" w:rsidR="00EB2F9E" w:rsidRDefault="00EB2F9E">
            <w:pPr>
              <w:rPr>
                <w:sz w:val="20"/>
                <w:szCs w:val="20"/>
              </w:rPr>
            </w:pPr>
            <w:r>
              <w:rPr>
                <w:sz w:val="20"/>
                <w:szCs w:val="20"/>
              </w:rPr>
              <w:t>30</w:t>
            </w:r>
          </w:p>
        </w:tc>
        <w:tc>
          <w:tcPr>
            <w:tcW w:w="3060" w:type="dxa"/>
            <w:tcBorders>
              <w:top w:val="single" w:sz="4" w:space="0" w:color="auto"/>
              <w:left w:val="single" w:sz="4" w:space="0" w:color="auto"/>
              <w:bottom w:val="single" w:sz="4" w:space="0" w:color="auto"/>
              <w:right w:val="single" w:sz="4" w:space="0" w:color="auto"/>
            </w:tcBorders>
            <w:vAlign w:val="center"/>
            <w:hideMark/>
          </w:tcPr>
          <w:p w14:paraId="72DA9525" w14:textId="77777777" w:rsidR="00EB2F9E" w:rsidRDefault="00EB2F9E">
            <w:pPr>
              <w:rPr>
                <w:sz w:val="20"/>
                <w:szCs w:val="20"/>
              </w:rPr>
            </w:pPr>
            <w:r>
              <w:rPr>
                <w:sz w:val="20"/>
                <w:szCs w:val="20"/>
              </w:rPr>
              <w:t>BLDG_ADDR_2</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6989B56" w14:textId="77777777" w:rsidR="00EB2F9E" w:rsidRDefault="00EB2F9E">
            <w:pPr>
              <w:rPr>
                <w:sz w:val="20"/>
                <w:szCs w:val="20"/>
              </w:rPr>
            </w:pPr>
            <w:r>
              <w:rPr>
                <w:sz w:val="20"/>
                <w:szCs w:val="20"/>
              </w:rPr>
              <w:t>40</w:t>
            </w:r>
          </w:p>
        </w:tc>
      </w:tr>
      <w:tr w:rsidR="00EB2F9E" w14:paraId="405CAD5D"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01BB5EB0" w14:textId="77777777" w:rsidR="00EB2F9E" w:rsidRDefault="00EB2F9E">
            <w:pPr>
              <w:rPr>
                <w:sz w:val="20"/>
                <w:szCs w:val="20"/>
              </w:rPr>
            </w:pPr>
            <w:r>
              <w:rPr>
                <w:sz w:val="20"/>
                <w:szCs w:val="20"/>
              </w:rPr>
              <w:t>31</w:t>
            </w:r>
          </w:p>
        </w:tc>
        <w:tc>
          <w:tcPr>
            <w:tcW w:w="3060" w:type="dxa"/>
            <w:tcBorders>
              <w:top w:val="single" w:sz="4" w:space="0" w:color="auto"/>
              <w:left w:val="single" w:sz="4" w:space="0" w:color="auto"/>
              <w:bottom w:val="single" w:sz="4" w:space="0" w:color="auto"/>
              <w:right w:val="single" w:sz="4" w:space="0" w:color="auto"/>
            </w:tcBorders>
            <w:vAlign w:val="center"/>
            <w:hideMark/>
          </w:tcPr>
          <w:p w14:paraId="0C2C23FD" w14:textId="77777777" w:rsidR="00EB2F9E" w:rsidRDefault="00EB2F9E">
            <w:pPr>
              <w:rPr>
                <w:sz w:val="20"/>
                <w:szCs w:val="20"/>
              </w:rPr>
            </w:pPr>
            <w:r>
              <w:rPr>
                <w:sz w:val="20"/>
                <w:szCs w:val="20"/>
              </w:rPr>
              <w:t>WORK_NUM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46D4E2C" w14:textId="77777777" w:rsidR="00EB2F9E" w:rsidRDefault="00EB2F9E">
            <w:pPr>
              <w:rPr>
                <w:sz w:val="20"/>
                <w:szCs w:val="20"/>
              </w:rPr>
            </w:pPr>
            <w:r>
              <w:rPr>
                <w:sz w:val="20"/>
                <w:szCs w:val="20"/>
              </w:rPr>
              <w:t>20</w:t>
            </w:r>
          </w:p>
        </w:tc>
      </w:tr>
      <w:tr w:rsidR="00EB2F9E" w14:paraId="410297F0"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3E73AD01" w14:textId="77777777" w:rsidR="00EB2F9E" w:rsidRDefault="00EB2F9E">
            <w:pPr>
              <w:rPr>
                <w:sz w:val="20"/>
                <w:szCs w:val="20"/>
              </w:rPr>
            </w:pPr>
            <w:r>
              <w:rPr>
                <w:sz w:val="20"/>
                <w:szCs w:val="20"/>
              </w:rPr>
              <w:t>32</w:t>
            </w:r>
          </w:p>
        </w:tc>
        <w:tc>
          <w:tcPr>
            <w:tcW w:w="3060" w:type="dxa"/>
            <w:tcBorders>
              <w:top w:val="single" w:sz="4" w:space="0" w:color="auto"/>
              <w:left w:val="single" w:sz="4" w:space="0" w:color="auto"/>
              <w:bottom w:val="single" w:sz="4" w:space="0" w:color="auto"/>
              <w:right w:val="single" w:sz="4" w:space="0" w:color="auto"/>
            </w:tcBorders>
            <w:vAlign w:val="center"/>
            <w:hideMark/>
          </w:tcPr>
          <w:p w14:paraId="76C0C3D8" w14:textId="77777777" w:rsidR="00EB2F9E" w:rsidRDefault="00EB2F9E">
            <w:pPr>
              <w:rPr>
                <w:sz w:val="20"/>
                <w:szCs w:val="20"/>
              </w:rPr>
            </w:pPr>
            <w:r>
              <w:rPr>
                <w:sz w:val="20"/>
                <w:szCs w:val="20"/>
              </w:rPr>
              <w:t>FAX_NUM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C26366B" w14:textId="77777777" w:rsidR="00EB2F9E" w:rsidRDefault="00EB2F9E">
            <w:pPr>
              <w:rPr>
                <w:sz w:val="20"/>
                <w:szCs w:val="20"/>
              </w:rPr>
            </w:pPr>
            <w:r>
              <w:rPr>
                <w:sz w:val="20"/>
                <w:szCs w:val="20"/>
              </w:rPr>
              <w:t>20</w:t>
            </w:r>
          </w:p>
        </w:tc>
      </w:tr>
      <w:tr w:rsidR="00EB2F9E" w14:paraId="3DAD69AC"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1B8BAFB3" w14:textId="77777777" w:rsidR="00EB2F9E" w:rsidRDefault="00EB2F9E">
            <w:pPr>
              <w:rPr>
                <w:sz w:val="20"/>
                <w:szCs w:val="20"/>
              </w:rPr>
            </w:pPr>
            <w:r>
              <w:rPr>
                <w:sz w:val="20"/>
                <w:szCs w:val="20"/>
              </w:rPr>
              <w:t>33</w:t>
            </w:r>
          </w:p>
        </w:tc>
        <w:tc>
          <w:tcPr>
            <w:tcW w:w="3060" w:type="dxa"/>
            <w:tcBorders>
              <w:top w:val="single" w:sz="4" w:space="0" w:color="auto"/>
              <w:left w:val="single" w:sz="4" w:space="0" w:color="auto"/>
              <w:bottom w:val="single" w:sz="4" w:space="0" w:color="auto"/>
              <w:right w:val="single" w:sz="4" w:space="0" w:color="auto"/>
            </w:tcBorders>
            <w:vAlign w:val="center"/>
            <w:hideMark/>
          </w:tcPr>
          <w:p w14:paraId="58E033E0" w14:textId="77777777" w:rsidR="00EB2F9E" w:rsidRDefault="00EB2F9E">
            <w:pPr>
              <w:rPr>
                <w:sz w:val="20"/>
                <w:szCs w:val="20"/>
              </w:rPr>
            </w:pPr>
            <w:r>
              <w:rPr>
                <w:sz w:val="20"/>
                <w:szCs w:val="20"/>
              </w:rPr>
              <w:t>COUNTRY_CD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C330E04" w14:textId="77777777" w:rsidR="00EB2F9E" w:rsidRDefault="00EB2F9E">
            <w:pPr>
              <w:rPr>
                <w:sz w:val="20"/>
                <w:szCs w:val="20"/>
              </w:rPr>
            </w:pPr>
            <w:r>
              <w:rPr>
                <w:sz w:val="20"/>
                <w:szCs w:val="20"/>
              </w:rPr>
              <w:t>3</w:t>
            </w:r>
          </w:p>
        </w:tc>
      </w:tr>
      <w:tr w:rsidR="00EB2F9E" w14:paraId="36FB8C5D"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40BBCA7E" w14:textId="77777777" w:rsidR="00EB2F9E" w:rsidRDefault="00EB2F9E">
            <w:pPr>
              <w:rPr>
                <w:sz w:val="20"/>
                <w:szCs w:val="20"/>
              </w:rPr>
            </w:pPr>
            <w:r>
              <w:rPr>
                <w:sz w:val="20"/>
                <w:szCs w:val="20"/>
              </w:rPr>
              <w:t>34</w:t>
            </w:r>
          </w:p>
        </w:tc>
        <w:tc>
          <w:tcPr>
            <w:tcW w:w="3060" w:type="dxa"/>
            <w:tcBorders>
              <w:top w:val="single" w:sz="4" w:space="0" w:color="auto"/>
              <w:left w:val="single" w:sz="4" w:space="0" w:color="auto"/>
              <w:bottom w:val="single" w:sz="4" w:space="0" w:color="auto"/>
              <w:right w:val="single" w:sz="4" w:space="0" w:color="auto"/>
            </w:tcBorders>
            <w:vAlign w:val="center"/>
            <w:hideMark/>
          </w:tcPr>
          <w:p w14:paraId="7F5429E6" w14:textId="77777777" w:rsidR="00EB2F9E" w:rsidRDefault="00EB2F9E">
            <w:pPr>
              <w:rPr>
                <w:sz w:val="20"/>
                <w:szCs w:val="20"/>
              </w:rPr>
            </w:pPr>
            <w:r>
              <w:rPr>
                <w:sz w:val="20"/>
                <w:szCs w:val="20"/>
              </w:rPr>
              <w:t>MOBILE_NUM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AD84C7F" w14:textId="77777777" w:rsidR="00EB2F9E" w:rsidRDefault="00EB2F9E">
            <w:pPr>
              <w:rPr>
                <w:sz w:val="20"/>
                <w:szCs w:val="20"/>
              </w:rPr>
            </w:pPr>
            <w:r>
              <w:rPr>
                <w:sz w:val="20"/>
                <w:szCs w:val="20"/>
              </w:rPr>
              <w:t>30</w:t>
            </w:r>
          </w:p>
        </w:tc>
      </w:tr>
      <w:tr w:rsidR="00EB2F9E" w14:paraId="583A2484"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6B4498A9" w14:textId="77777777" w:rsidR="00EB2F9E" w:rsidRDefault="00EB2F9E">
            <w:pPr>
              <w:rPr>
                <w:sz w:val="20"/>
                <w:szCs w:val="20"/>
              </w:rPr>
            </w:pPr>
            <w:r>
              <w:rPr>
                <w:sz w:val="20"/>
                <w:szCs w:val="20"/>
              </w:rPr>
              <w:t>35</w:t>
            </w:r>
          </w:p>
        </w:tc>
        <w:tc>
          <w:tcPr>
            <w:tcW w:w="3060" w:type="dxa"/>
            <w:tcBorders>
              <w:top w:val="single" w:sz="4" w:space="0" w:color="auto"/>
              <w:left w:val="single" w:sz="4" w:space="0" w:color="auto"/>
              <w:bottom w:val="single" w:sz="4" w:space="0" w:color="auto"/>
              <w:right w:val="single" w:sz="4" w:space="0" w:color="auto"/>
            </w:tcBorders>
            <w:vAlign w:val="center"/>
            <w:hideMark/>
          </w:tcPr>
          <w:p w14:paraId="41A1732C" w14:textId="77777777" w:rsidR="00EB2F9E" w:rsidRDefault="00EB2F9E">
            <w:pPr>
              <w:rPr>
                <w:sz w:val="20"/>
                <w:szCs w:val="20"/>
              </w:rPr>
            </w:pPr>
            <w:r>
              <w:rPr>
                <w:sz w:val="20"/>
                <w:szCs w:val="20"/>
              </w:rPr>
              <w:t>PAGER_NUM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9CC287D" w14:textId="77777777" w:rsidR="00EB2F9E" w:rsidRDefault="00EB2F9E">
            <w:pPr>
              <w:rPr>
                <w:sz w:val="20"/>
                <w:szCs w:val="20"/>
              </w:rPr>
            </w:pPr>
            <w:r>
              <w:rPr>
                <w:sz w:val="20"/>
                <w:szCs w:val="20"/>
              </w:rPr>
              <w:t>30</w:t>
            </w:r>
          </w:p>
        </w:tc>
      </w:tr>
      <w:tr w:rsidR="00EB2F9E" w14:paraId="547C8ABD"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4997C561" w14:textId="77777777" w:rsidR="00EB2F9E" w:rsidRDefault="00EB2F9E">
            <w:pPr>
              <w:rPr>
                <w:sz w:val="20"/>
                <w:szCs w:val="20"/>
              </w:rPr>
            </w:pPr>
            <w:r>
              <w:rPr>
                <w:sz w:val="20"/>
                <w:szCs w:val="20"/>
              </w:rPr>
              <w:t>36</w:t>
            </w:r>
          </w:p>
        </w:tc>
        <w:tc>
          <w:tcPr>
            <w:tcW w:w="3060" w:type="dxa"/>
            <w:tcBorders>
              <w:top w:val="single" w:sz="4" w:space="0" w:color="auto"/>
              <w:left w:val="single" w:sz="4" w:space="0" w:color="auto"/>
              <w:bottom w:val="single" w:sz="4" w:space="0" w:color="auto"/>
              <w:right w:val="single" w:sz="4" w:space="0" w:color="auto"/>
            </w:tcBorders>
            <w:vAlign w:val="center"/>
            <w:hideMark/>
          </w:tcPr>
          <w:p w14:paraId="5E7BE384" w14:textId="77777777" w:rsidR="00EB2F9E" w:rsidRDefault="00EB2F9E">
            <w:pPr>
              <w:rPr>
                <w:sz w:val="20"/>
                <w:szCs w:val="20"/>
              </w:rPr>
            </w:pPr>
            <w:r>
              <w:rPr>
                <w:sz w:val="20"/>
                <w:szCs w:val="20"/>
              </w:rPr>
              <w:t>COMPANY_CODE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1D43185" w14:textId="77777777" w:rsidR="00EB2F9E" w:rsidRDefault="00EB2F9E">
            <w:pPr>
              <w:rPr>
                <w:sz w:val="20"/>
                <w:szCs w:val="20"/>
              </w:rPr>
            </w:pPr>
            <w:r>
              <w:rPr>
                <w:sz w:val="20"/>
                <w:szCs w:val="20"/>
              </w:rPr>
              <w:t>4</w:t>
            </w:r>
          </w:p>
        </w:tc>
      </w:tr>
      <w:tr w:rsidR="00EB2F9E" w14:paraId="19B83C11"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48E3632E" w14:textId="77777777" w:rsidR="00EB2F9E" w:rsidRDefault="00EB2F9E">
            <w:pPr>
              <w:rPr>
                <w:sz w:val="20"/>
                <w:szCs w:val="20"/>
              </w:rPr>
            </w:pPr>
            <w:r>
              <w:rPr>
                <w:sz w:val="20"/>
                <w:szCs w:val="20"/>
              </w:rPr>
              <w:t>37</w:t>
            </w:r>
          </w:p>
        </w:tc>
        <w:tc>
          <w:tcPr>
            <w:tcW w:w="3060" w:type="dxa"/>
            <w:tcBorders>
              <w:top w:val="single" w:sz="4" w:space="0" w:color="auto"/>
              <w:left w:val="single" w:sz="4" w:space="0" w:color="auto"/>
              <w:bottom w:val="single" w:sz="4" w:space="0" w:color="auto"/>
              <w:right w:val="single" w:sz="4" w:space="0" w:color="auto"/>
            </w:tcBorders>
            <w:vAlign w:val="center"/>
            <w:hideMark/>
          </w:tcPr>
          <w:p w14:paraId="5660B27A" w14:textId="77777777" w:rsidR="00EB2F9E" w:rsidRDefault="00EB2F9E">
            <w:pPr>
              <w:rPr>
                <w:sz w:val="20"/>
                <w:szCs w:val="20"/>
              </w:rPr>
            </w:pPr>
            <w:r>
              <w:rPr>
                <w:sz w:val="20"/>
                <w:szCs w:val="20"/>
              </w:rPr>
              <w:t>COMPANY_NAME</w:t>
            </w:r>
          </w:p>
        </w:tc>
        <w:tc>
          <w:tcPr>
            <w:tcW w:w="1440" w:type="dxa"/>
            <w:tcBorders>
              <w:top w:val="single" w:sz="4" w:space="0" w:color="auto"/>
              <w:left w:val="single" w:sz="4" w:space="0" w:color="auto"/>
              <w:bottom w:val="single" w:sz="4" w:space="0" w:color="auto"/>
              <w:right w:val="single" w:sz="4" w:space="0" w:color="auto"/>
            </w:tcBorders>
            <w:vAlign w:val="center"/>
          </w:tcPr>
          <w:p w14:paraId="56ABD932" w14:textId="77777777" w:rsidR="00EB2F9E" w:rsidRDefault="00EB2F9E">
            <w:pPr>
              <w:rPr>
                <w:sz w:val="20"/>
                <w:szCs w:val="20"/>
              </w:rPr>
            </w:pPr>
          </w:p>
        </w:tc>
      </w:tr>
      <w:tr w:rsidR="00EB2F9E" w14:paraId="26B58CAF"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4BE5170A" w14:textId="77777777" w:rsidR="00EB2F9E" w:rsidRDefault="00EB2F9E">
            <w:pPr>
              <w:rPr>
                <w:sz w:val="20"/>
                <w:szCs w:val="20"/>
              </w:rPr>
            </w:pPr>
            <w:r>
              <w:rPr>
                <w:sz w:val="20"/>
                <w:szCs w:val="20"/>
              </w:rPr>
              <w:t>38</w:t>
            </w:r>
          </w:p>
        </w:tc>
        <w:tc>
          <w:tcPr>
            <w:tcW w:w="3060" w:type="dxa"/>
            <w:tcBorders>
              <w:top w:val="single" w:sz="4" w:space="0" w:color="auto"/>
              <w:left w:val="single" w:sz="4" w:space="0" w:color="auto"/>
              <w:bottom w:val="single" w:sz="4" w:space="0" w:color="auto"/>
              <w:right w:val="single" w:sz="4" w:space="0" w:color="auto"/>
            </w:tcBorders>
            <w:vAlign w:val="center"/>
            <w:hideMark/>
          </w:tcPr>
          <w:p w14:paraId="2EB1C3AF" w14:textId="77777777" w:rsidR="00EB2F9E" w:rsidRDefault="00EB2F9E">
            <w:pPr>
              <w:rPr>
                <w:sz w:val="20"/>
                <w:szCs w:val="20"/>
              </w:rPr>
            </w:pPr>
            <w:r>
              <w:rPr>
                <w:sz w:val="20"/>
                <w:szCs w:val="20"/>
              </w:rPr>
              <w:t>Start Date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4ACDD5F" w14:textId="77777777" w:rsidR="00EB2F9E" w:rsidRDefault="00EB2F9E">
            <w:pPr>
              <w:rPr>
                <w:sz w:val="20"/>
                <w:szCs w:val="20"/>
              </w:rPr>
            </w:pPr>
            <w:r>
              <w:rPr>
                <w:sz w:val="20"/>
                <w:szCs w:val="20"/>
              </w:rPr>
              <w:t>8</w:t>
            </w:r>
          </w:p>
        </w:tc>
      </w:tr>
      <w:tr w:rsidR="00EB2F9E" w14:paraId="6621576A"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1DE2E321" w14:textId="77777777" w:rsidR="00EB2F9E" w:rsidRDefault="00EB2F9E">
            <w:pPr>
              <w:rPr>
                <w:sz w:val="20"/>
                <w:szCs w:val="20"/>
              </w:rPr>
            </w:pPr>
            <w:r>
              <w:rPr>
                <w:sz w:val="20"/>
                <w:szCs w:val="20"/>
              </w:rPr>
              <w:t>39</w:t>
            </w:r>
          </w:p>
        </w:tc>
        <w:tc>
          <w:tcPr>
            <w:tcW w:w="3060" w:type="dxa"/>
            <w:tcBorders>
              <w:top w:val="single" w:sz="4" w:space="0" w:color="auto"/>
              <w:left w:val="single" w:sz="4" w:space="0" w:color="auto"/>
              <w:bottom w:val="single" w:sz="4" w:space="0" w:color="auto"/>
              <w:right w:val="single" w:sz="4" w:space="0" w:color="auto"/>
            </w:tcBorders>
            <w:vAlign w:val="center"/>
            <w:hideMark/>
          </w:tcPr>
          <w:p w14:paraId="24301C64" w14:textId="77777777" w:rsidR="00EB2F9E" w:rsidRDefault="00EB2F9E">
            <w:pPr>
              <w:rPr>
                <w:sz w:val="20"/>
                <w:szCs w:val="20"/>
              </w:rPr>
            </w:pPr>
            <w:r>
              <w:rPr>
                <w:sz w:val="20"/>
                <w:szCs w:val="20"/>
              </w:rPr>
              <w:t>Separation Date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4BDF308" w14:textId="77777777" w:rsidR="00EB2F9E" w:rsidRDefault="00EB2F9E">
            <w:pPr>
              <w:rPr>
                <w:sz w:val="20"/>
                <w:szCs w:val="20"/>
              </w:rPr>
            </w:pPr>
            <w:r>
              <w:rPr>
                <w:sz w:val="20"/>
                <w:szCs w:val="20"/>
              </w:rPr>
              <w:t>8</w:t>
            </w:r>
          </w:p>
        </w:tc>
      </w:tr>
      <w:tr w:rsidR="00EB2F9E" w14:paraId="6E64BFC9"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282371B9" w14:textId="77777777" w:rsidR="00EB2F9E" w:rsidRDefault="00EB2F9E">
            <w:pPr>
              <w:rPr>
                <w:sz w:val="20"/>
                <w:szCs w:val="20"/>
              </w:rPr>
            </w:pPr>
            <w:r>
              <w:rPr>
                <w:sz w:val="20"/>
                <w:szCs w:val="20"/>
              </w:rPr>
              <w:t>40</w:t>
            </w:r>
          </w:p>
        </w:tc>
        <w:tc>
          <w:tcPr>
            <w:tcW w:w="3060" w:type="dxa"/>
            <w:tcBorders>
              <w:top w:val="single" w:sz="4" w:space="0" w:color="auto"/>
              <w:left w:val="single" w:sz="4" w:space="0" w:color="auto"/>
              <w:bottom w:val="single" w:sz="4" w:space="0" w:color="auto"/>
              <w:right w:val="single" w:sz="4" w:space="0" w:color="auto"/>
            </w:tcBorders>
            <w:vAlign w:val="center"/>
            <w:hideMark/>
          </w:tcPr>
          <w:p w14:paraId="72CE957A" w14:textId="77777777" w:rsidR="00EB2F9E" w:rsidRDefault="00EB2F9E">
            <w:pPr>
              <w:rPr>
                <w:sz w:val="20"/>
                <w:szCs w:val="20"/>
              </w:rPr>
            </w:pPr>
            <w:r>
              <w:rPr>
                <w:sz w:val="20"/>
                <w:szCs w:val="20"/>
              </w:rPr>
              <w:t>Status Indicator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A497043" w14:textId="77777777" w:rsidR="00EB2F9E" w:rsidRDefault="00EB2F9E">
            <w:pPr>
              <w:rPr>
                <w:sz w:val="20"/>
                <w:szCs w:val="20"/>
              </w:rPr>
            </w:pPr>
            <w:r>
              <w:rPr>
                <w:sz w:val="20"/>
                <w:szCs w:val="20"/>
              </w:rPr>
              <w:t>1</w:t>
            </w:r>
          </w:p>
        </w:tc>
      </w:tr>
      <w:tr w:rsidR="00EB2F9E" w14:paraId="280C251A"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2A1E6F31" w14:textId="77777777" w:rsidR="00EB2F9E" w:rsidRDefault="00EB2F9E">
            <w:pPr>
              <w:rPr>
                <w:sz w:val="20"/>
                <w:szCs w:val="20"/>
              </w:rPr>
            </w:pPr>
            <w:r>
              <w:rPr>
                <w:sz w:val="20"/>
                <w:szCs w:val="20"/>
              </w:rPr>
              <w:lastRenderedPageBreak/>
              <w:t>41</w:t>
            </w:r>
          </w:p>
        </w:tc>
        <w:tc>
          <w:tcPr>
            <w:tcW w:w="3060" w:type="dxa"/>
            <w:tcBorders>
              <w:top w:val="single" w:sz="4" w:space="0" w:color="auto"/>
              <w:left w:val="single" w:sz="4" w:space="0" w:color="auto"/>
              <w:bottom w:val="single" w:sz="4" w:space="0" w:color="auto"/>
              <w:right w:val="single" w:sz="4" w:space="0" w:color="auto"/>
            </w:tcBorders>
            <w:vAlign w:val="center"/>
            <w:hideMark/>
          </w:tcPr>
          <w:p w14:paraId="6C9C774D" w14:textId="77777777" w:rsidR="00EB2F9E" w:rsidRDefault="00EB2F9E">
            <w:pPr>
              <w:rPr>
                <w:sz w:val="20"/>
                <w:szCs w:val="20"/>
              </w:rPr>
            </w:pPr>
            <w:r>
              <w:rPr>
                <w:sz w:val="20"/>
                <w:szCs w:val="20"/>
              </w:rPr>
              <w:t>Assistant Name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999B045" w14:textId="77777777" w:rsidR="00EB2F9E" w:rsidRDefault="00EB2F9E">
            <w:pPr>
              <w:rPr>
                <w:sz w:val="20"/>
                <w:szCs w:val="20"/>
              </w:rPr>
            </w:pPr>
            <w:r>
              <w:rPr>
                <w:sz w:val="20"/>
                <w:szCs w:val="20"/>
              </w:rPr>
              <w:t>62 (max)</w:t>
            </w:r>
          </w:p>
        </w:tc>
      </w:tr>
      <w:tr w:rsidR="00EB2F9E" w14:paraId="77AA80B6"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74F82EB5" w14:textId="77777777" w:rsidR="00EB2F9E" w:rsidRDefault="00EB2F9E">
            <w:pPr>
              <w:rPr>
                <w:sz w:val="20"/>
                <w:szCs w:val="20"/>
              </w:rPr>
            </w:pPr>
            <w:r>
              <w:rPr>
                <w:sz w:val="20"/>
                <w:szCs w:val="20"/>
              </w:rPr>
              <w:t>42</w:t>
            </w:r>
          </w:p>
        </w:tc>
        <w:tc>
          <w:tcPr>
            <w:tcW w:w="3060" w:type="dxa"/>
            <w:tcBorders>
              <w:top w:val="single" w:sz="4" w:space="0" w:color="auto"/>
              <w:left w:val="single" w:sz="4" w:space="0" w:color="auto"/>
              <w:bottom w:val="single" w:sz="4" w:space="0" w:color="auto"/>
              <w:right w:val="single" w:sz="4" w:space="0" w:color="auto"/>
            </w:tcBorders>
            <w:vAlign w:val="center"/>
            <w:hideMark/>
          </w:tcPr>
          <w:p w14:paraId="7024D4E8" w14:textId="77777777" w:rsidR="00EB2F9E" w:rsidRDefault="00EB2F9E">
            <w:pPr>
              <w:rPr>
                <w:sz w:val="20"/>
                <w:szCs w:val="20"/>
              </w:rPr>
            </w:pPr>
            <w:r>
              <w:rPr>
                <w:sz w:val="20"/>
                <w:szCs w:val="20"/>
              </w:rPr>
              <w:t>Assistant Phone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008AB90" w14:textId="77777777" w:rsidR="00EB2F9E" w:rsidRDefault="00EB2F9E">
            <w:pPr>
              <w:rPr>
                <w:sz w:val="20"/>
                <w:szCs w:val="20"/>
              </w:rPr>
            </w:pPr>
            <w:r>
              <w:rPr>
                <w:sz w:val="20"/>
                <w:szCs w:val="20"/>
              </w:rPr>
              <w:t>30</w:t>
            </w:r>
          </w:p>
        </w:tc>
      </w:tr>
      <w:tr w:rsidR="00EB2F9E" w14:paraId="0570954A"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6318B84E" w14:textId="77777777" w:rsidR="00EB2F9E" w:rsidRDefault="00EB2F9E">
            <w:pPr>
              <w:rPr>
                <w:sz w:val="20"/>
                <w:szCs w:val="20"/>
              </w:rPr>
            </w:pPr>
            <w:r>
              <w:rPr>
                <w:sz w:val="20"/>
                <w:szCs w:val="20"/>
              </w:rPr>
              <w:t>43</w:t>
            </w:r>
          </w:p>
        </w:tc>
        <w:tc>
          <w:tcPr>
            <w:tcW w:w="3060" w:type="dxa"/>
            <w:tcBorders>
              <w:top w:val="single" w:sz="4" w:space="0" w:color="auto"/>
              <w:left w:val="single" w:sz="4" w:space="0" w:color="auto"/>
              <w:bottom w:val="single" w:sz="4" w:space="0" w:color="auto"/>
              <w:right w:val="single" w:sz="4" w:space="0" w:color="auto"/>
            </w:tcBorders>
            <w:vAlign w:val="center"/>
            <w:hideMark/>
          </w:tcPr>
          <w:p w14:paraId="466381A5" w14:textId="77777777" w:rsidR="00EB2F9E" w:rsidRDefault="00EB2F9E">
            <w:pPr>
              <w:rPr>
                <w:sz w:val="20"/>
                <w:szCs w:val="20"/>
              </w:rPr>
            </w:pPr>
            <w:r>
              <w:rPr>
                <w:sz w:val="20"/>
                <w:szCs w:val="20"/>
              </w:rPr>
              <w:t>NTID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27173B3" w14:textId="77777777" w:rsidR="00EB2F9E" w:rsidRDefault="00EB2F9E">
            <w:pPr>
              <w:rPr>
                <w:sz w:val="20"/>
                <w:szCs w:val="20"/>
              </w:rPr>
            </w:pPr>
            <w:r>
              <w:rPr>
                <w:sz w:val="20"/>
                <w:szCs w:val="20"/>
              </w:rPr>
              <w:t>30</w:t>
            </w:r>
          </w:p>
        </w:tc>
      </w:tr>
      <w:tr w:rsidR="00EB2F9E" w14:paraId="1A04BFB8"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4B1BE3B7" w14:textId="77777777" w:rsidR="00EB2F9E" w:rsidRDefault="00EB2F9E">
            <w:pPr>
              <w:rPr>
                <w:sz w:val="20"/>
                <w:szCs w:val="20"/>
              </w:rPr>
            </w:pPr>
            <w:r>
              <w:rPr>
                <w:sz w:val="20"/>
                <w:szCs w:val="20"/>
              </w:rPr>
              <w:t>44</w:t>
            </w:r>
          </w:p>
        </w:tc>
        <w:tc>
          <w:tcPr>
            <w:tcW w:w="3060" w:type="dxa"/>
            <w:tcBorders>
              <w:top w:val="single" w:sz="4" w:space="0" w:color="auto"/>
              <w:left w:val="single" w:sz="4" w:space="0" w:color="auto"/>
              <w:bottom w:val="single" w:sz="4" w:space="0" w:color="auto"/>
              <w:right w:val="single" w:sz="4" w:space="0" w:color="auto"/>
            </w:tcBorders>
            <w:vAlign w:val="center"/>
            <w:hideMark/>
          </w:tcPr>
          <w:p w14:paraId="07FBC74A" w14:textId="77777777" w:rsidR="00EB2F9E" w:rsidRDefault="00EB2F9E">
            <w:pPr>
              <w:rPr>
                <w:sz w:val="20"/>
                <w:szCs w:val="20"/>
              </w:rPr>
            </w:pPr>
            <w:r>
              <w:rPr>
                <w:sz w:val="20"/>
                <w:szCs w:val="20"/>
              </w:rPr>
              <w:t>Email address</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1191342" w14:textId="77777777" w:rsidR="00EB2F9E" w:rsidRDefault="00EB2F9E">
            <w:pPr>
              <w:rPr>
                <w:sz w:val="20"/>
                <w:szCs w:val="20"/>
              </w:rPr>
            </w:pPr>
            <w:r>
              <w:rPr>
                <w:sz w:val="20"/>
                <w:szCs w:val="20"/>
              </w:rPr>
              <w:t>241</w:t>
            </w:r>
          </w:p>
        </w:tc>
      </w:tr>
      <w:tr w:rsidR="00EB2F9E" w14:paraId="229CF9CC"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433BA92B" w14:textId="77777777" w:rsidR="00EB2F9E" w:rsidRDefault="00EB2F9E">
            <w:pPr>
              <w:rPr>
                <w:b/>
                <w:color w:val="FF0000"/>
                <w:sz w:val="20"/>
                <w:szCs w:val="20"/>
              </w:rPr>
            </w:pPr>
            <w:r>
              <w:rPr>
                <w:b/>
                <w:color w:val="FF0000"/>
                <w:sz w:val="20"/>
                <w:szCs w:val="20"/>
              </w:rPr>
              <w:t>45</w:t>
            </w:r>
          </w:p>
        </w:tc>
        <w:tc>
          <w:tcPr>
            <w:tcW w:w="3060" w:type="dxa"/>
            <w:tcBorders>
              <w:top w:val="single" w:sz="4" w:space="0" w:color="auto"/>
              <w:left w:val="single" w:sz="4" w:space="0" w:color="auto"/>
              <w:bottom w:val="single" w:sz="4" w:space="0" w:color="auto"/>
              <w:right w:val="single" w:sz="4" w:space="0" w:color="auto"/>
            </w:tcBorders>
            <w:vAlign w:val="center"/>
            <w:hideMark/>
          </w:tcPr>
          <w:p w14:paraId="62D5C0B8" w14:textId="77777777" w:rsidR="00EB2F9E" w:rsidRDefault="00EB2F9E">
            <w:pPr>
              <w:rPr>
                <w:b/>
                <w:color w:val="FF0000"/>
                <w:sz w:val="20"/>
                <w:szCs w:val="20"/>
              </w:rPr>
            </w:pPr>
            <w:r>
              <w:rPr>
                <w:b/>
                <w:color w:val="FF0000"/>
                <w:sz w:val="20"/>
                <w:szCs w:val="20"/>
              </w:rPr>
              <w:t>Employee Type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D4F347A" w14:textId="77777777" w:rsidR="00EB2F9E" w:rsidRDefault="00EB2F9E">
            <w:pPr>
              <w:rPr>
                <w:b/>
                <w:color w:val="FF0000"/>
                <w:sz w:val="20"/>
                <w:szCs w:val="20"/>
              </w:rPr>
            </w:pPr>
            <w:r>
              <w:rPr>
                <w:b/>
                <w:color w:val="FF0000"/>
                <w:sz w:val="20"/>
                <w:szCs w:val="20"/>
              </w:rPr>
              <w:t>1</w:t>
            </w:r>
          </w:p>
        </w:tc>
      </w:tr>
      <w:tr w:rsidR="00EB2F9E" w14:paraId="7BF60548" w14:textId="77777777" w:rsidTr="00EB2F9E">
        <w:trPr>
          <w:trHeight w:val="225"/>
        </w:trPr>
        <w:tc>
          <w:tcPr>
            <w:tcW w:w="1080" w:type="dxa"/>
            <w:tcBorders>
              <w:top w:val="single" w:sz="4" w:space="0" w:color="auto"/>
              <w:left w:val="single" w:sz="4" w:space="0" w:color="auto"/>
              <w:bottom w:val="single" w:sz="4" w:space="0" w:color="auto"/>
              <w:right w:val="single" w:sz="4" w:space="0" w:color="auto"/>
            </w:tcBorders>
            <w:vAlign w:val="center"/>
            <w:hideMark/>
          </w:tcPr>
          <w:p w14:paraId="7B27D9E7" w14:textId="77777777" w:rsidR="00EB2F9E" w:rsidRDefault="00EB2F9E">
            <w:pPr>
              <w:rPr>
                <w:sz w:val="20"/>
                <w:szCs w:val="20"/>
              </w:rPr>
            </w:pPr>
            <w:r>
              <w:rPr>
                <w:sz w:val="20"/>
                <w:szCs w:val="20"/>
              </w:rPr>
              <w:t>46</w:t>
            </w:r>
          </w:p>
        </w:tc>
        <w:tc>
          <w:tcPr>
            <w:tcW w:w="3060" w:type="dxa"/>
            <w:tcBorders>
              <w:top w:val="single" w:sz="4" w:space="0" w:color="auto"/>
              <w:left w:val="single" w:sz="4" w:space="0" w:color="auto"/>
              <w:bottom w:val="single" w:sz="4" w:space="0" w:color="auto"/>
              <w:right w:val="single" w:sz="4" w:space="0" w:color="auto"/>
            </w:tcBorders>
            <w:vAlign w:val="center"/>
            <w:hideMark/>
          </w:tcPr>
          <w:p w14:paraId="42DF681B" w14:textId="77777777" w:rsidR="00EB2F9E" w:rsidRDefault="00EB2F9E">
            <w:pPr>
              <w:rPr>
                <w:sz w:val="20"/>
                <w:szCs w:val="20"/>
              </w:rPr>
            </w:pPr>
            <w:r>
              <w:rPr>
                <w:sz w:val="20"/>
                <w:szCs w:val="20"/>
              </w:rPr>
              <w:t>FILE_CREATION_DATE_TIME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FA9B0F3" w14:textId="77777777" w:rsidR="00EB2F9E" w:rsidRDefault="00EB2F9E">
            <w:pPr>
              <w:rPr>
                <w:sz w:val="20"/>
                <w:szCs w:val="20"/>
              </w:rPr>
            </w:pPr>
            <w:r>
              <w:rPr>
                <w:sz w:val="20"/>
                <w:szCs w:val="20"/>
              </w:rPr>
              <w:t>14</w:t>
            </w:r>
          </w:p>
        </w:tc>
      </w:tr>
    </w:tbl>
    <w:p w14:paraId="584F7157" w14:textId="7ABBFF34" w:rsidR="00EB2F9E" w:rsidRDefault="00EB2F9E" w:rsidP="00A1237E"/>
    <w:p w14:paraId="193A5D9D" w14:textId="115079A7" w:rsidR="00EB2F9E" w:rsidRDefault="00B51BA9" w:rsidP="00B51BA9">
      <w:pPr>
        <w:tabs>
          <w:tab w:val="left" w:pos="2490"/>
        </w:tabs>
      </w:pPr>
      <w:r>
        <w:tab/>
      </w:r>
    </w:p>
    <w:p w14:paraId="062AE1D1" w14:textId="77777777" w:rsidR="00E740F5" w:rsidRDefault="00E740F5" w:rsidP="00E740F5">
      <w:pPr>
        <w:rPr>
          <w:u w:val="single"/>
        </w:rPr>
      </w:pPr>
      <w:r w:rsidRPr="008B6A8B">
        <w:rPr>
          <w:u w:val="single"/>
        </w:rPr>
        <w:t xml:space="preserve">Attributes to be added additionally: </w:t>
      </w:r>
    </w:p>
    <w:p w14:paraId="3625BBF5" w14:textId="77777777" w:rsidR="00E740F5" w:rsidRPr="008B6A8B" w:rsidRDefault="00E740F5" w:rsidP="00E740F5">
      <w:pPr>
        <w:rPr>
          <w:u w:val="single"/>
        </w:rPr>
      </w:pPr>
    </w:p>
    <w:p w14:paraId="60A88636" w14:textId="77777777" w:rsidR="00E740F5" w:rsidRDefault="00E740F5" w:rsidP="00E740F5">
      <w:pPr>
        <w:pStyle w:val="ListParagraph"/>
        <w:numPr>
          <w:ilvl w:val="0"/>
          <w:numId w:val="47"/>
        </w:numPr>
      </w:pPr>
      <w:r>
        <w:t xml:space="preserve">User account </w:t>
      </w:r>
      <w:proofErr w:type="gramStart"/>
      <w:r>
        <w:t>Type  (</w:t>
      </w:r>
      <w:proofErr w:type="gramEnd"/>
      <w:r>
        <w:t xml:space="preserve">Privileged, </w:t>
      </w:r>
      <w:proofErr w:type="spellStart"/>
      <w:r>
        <w:t>etc</w:t>
      </w:r>
      <w:proofErr w:type="spellEnd"/>
      <w:r>
        <w:t>)</w:t>
      </w:r>
    </w:p>
    <w:p w14:paraId="3C31A826" w14:textId="77777777" w:rsidR="00E740F5" w:rsidRDefault="00E740F5" w:rsidP="00E740F5">
      <w:pPr>
        <w:pStyle w:val="ListParagraph"/>
        <w:numPr>
          <w:ilvl w:val="0"/>
          <w:numId w:val="47"/>
        </w:numPr>
      </w:pPr>
      <w:r>
        <w:t>Office365LicenseType</w:t>
      </w:r>
    </w:p>
    <w:p w14:paraId="580C8E2C" w14:textId="77777777" w:rsidR="00E740F5" w:rsidRDefault="00E740F5" w:rsidP="00E740F5">
      <w:pPr>
        <w:pStyle w:val="ListParagraph"/>
        <w:numPr>
          <w:ilvl w:val="0"/>
          <w:numId w:val="47"/>
        </w:numPr>
      </w:pPr>
      <w:r>
        <w:t xml:space="preserve">Site </w:t>
      </w:r>
      <w:proofErr w:type="gramStart"/>
      <w:r>
        <w:t>code  (</w:t>
      </w:r>
      <w:proofErr w:type="gramEnd"/>
      <w:r>
        <w:t>3 letter location code used for the OU in AD)</w:t>
      </w:r>
    </w:p>
    <w:p w14:paraId="5AA80714" w14:textId="7B246633" w:rsidR="00EB2F9E" w:rsidRDefault="00EB2F9E" w:rsidP="00A1237E"/>
    <w:p w14:paraId="3E71ADDC" w14:textId="2A27AA2A" w:rsidR="00EB2F9E" w:rsidRDefault="00EB2F9E" w:rsidP="00A1237E"/>
    <w:p w14:paraId="4EB7CD8C" w14:textId="77777777" w:rsidR="00EB2F9E" w:rsidRDefault="00EB2F9E" w:rsidP="00A1237E"/>
    <w:p w14:paraId="0845BA9D" w14:textId="77777777" w:rsidR="00A1237E" w:rsidRDefault="00A1237E" w:rsidP="00A1237E"/>
    <w:p w14:paraId="7614DF77" w14:textId="77777777" w:rsidR="00A1237E" w:rsidRDefault="00A1237E" w:rsidP="00A1237E">
      <w:pPr>
        <w:rPr>
          <w:b/>
          <w:sz w:val="28"/>
        </w:rPr>
      </w:pPr>
      <w:r>
        <w:rPr>
          <w:b/>
          <w:sz w:val="28"/>
        </w:rPr>
        <w:t>Active Directory:</w:t>
      </w:r>
    </w:p>
    <w:p w14:paraId="19CDCE8B" w14:textId="43C85B1F" w:rsidR="00A1237E" w:rsidRDefault="00A1237E" w:rsidP="00A1237E">
      <w:pPr>
        <w:rPr>
          <w:b/>
          <w:sz w:val="28"/>
        </w:rPr>
      </w:pPr>
      <w:r>
        <w:rPr>
          <w:b/>
          <w:sz w:val="28"/>
        </w:rPr>
        <w:tab/>
      </w:r>
    </w:p>
    <w:p w14:paraId="07797D25" w14:textId="77777777" w:rsidR="00A1237E" w:rsidRDefault="00A1237E" w:rsidP="00A1237E">
      <w:pPr>
        <w:rPr>
          <w:b/>
          <w:sz w:val="28"/>
        </w:rPr>
      </w:pPr>
      <w:r>
        <w:rPr>
          <w:b/>
          <w:sz w:val="28"/>
        </w:rPr>
        <w:tab/>
      </w:r>
      <w:r>
        <w:rPr>
          <w:b/>
          <w:sz w:val="28"/>
        </w:rPr>
        <w:tab/>
      </w:r>
    </w:p>
    <w:p w14:paraId="6B2C68B8" w14:textId="6D8E478E" w:rsidR="006429ED" w:rsidRDefault="006429ED" w:rsidP="00A1237E">
      <w:r>
        <w:t>AD Groups List:</w:t>
      </w:r>
    </w:p>
    <w:p w14:paraId="065C090D" w14:textId="77777777" w:rsidR="006429ED" w:rsidRDefault="006429ED" w:rsidP="00A1237E"/>
    <w:p w14:paraId="2C8D62D2" w14:textId="3E6A36AE" w:rsidR="006429ED" w:rsidRDefault="00176D06" w:rsidP="00A1237E">
      <w:r>
        <w:object w:dxaOrig="1261" w:dyaOrig="827" w14:anchorId="21BA59D9">
          <v:shape id="_x0000_i1025" type="#_x0000_t75" style="width:63pt;height:41.25pt" o:ole="">
            <v:imagedata r:id="rId17" o:title=""/>
          </v:shape>
          <o:OLEObject Type="Embed" ProgID="Excel.SheetMacroEnabled.12" ShapeID="_x0000_i1025" DrawAspect="Icon" ObjectID="_1635335230" r:id="rId18"/>
        </w:object>
      </w:r>
      <w:r w:rsidR="006429ED" w:rsidRPr="006429ED">
        <w:t xml:space="preserve"> </w:t>
      </w:r>
    </w:p>
    <w:p w14:paraId="083DA4F7" w14:textId="65DD157D" w:rsidR="006429ED" w:rsidRDefault="006429ED" w:rsidP="00A1237E">
      <w:r>
        <w:t>AD Groups associated with IS Authorization form Applications:</w:t>
      </w:r>
    </w:p>
    <w:p w14:paraId="6A57C97B" w14:textId="77777777" w:rsidR="006429ED" w:rsidRDefault="006429ED" w:rsidP="00A1237E"/>
    <w:p w14:paraId="5AC2B554" w14:textId="32D92088" w:rsidR="00A1237E" w:rsidRDefault="00176D06" w:rsidP="00A1237E">
      <w:r>
        <w:object w:dxaOrig="1261" w:dyaOrig="827" w14:anchorId="759FB8BF">
          <v:shape id="_x0000_i1026" type="#_x0000_t75" style="width:63pt;height:41.25pt" o:ole="">
            <v:imagedata r:id="rId19" o:title=""/>
          </v:shape>
          <o:OLEObject Type="Embed" ProgID="Excel.Sheet.12" ShapeID="_x0000_i1026" DrawAspect="Icon" ObjectID="_1635335231" r:id="rId20"/>
        </w:object>
      </w:r>
    </w:p>
    <w:p w14:paraId="3E8A5B50" w14:textId="5CDDDA49" w:rsidR="00667028" w:rsidRDefault="00667028" w:rsidP="00A1237E">
      <w:pPr>
        <w:rPr>
          <w:b/>
          <w:sz w:val="28"/>
        </w:rPr>
      </w:pPr>
    </w:p>
    <w:p w14:paraId="460C14A3" w14:textId="6131C52A" w:rsidR="00667028" w:rsidRDefault="003A7398" w:rsidP="00A1237E">
      <w:r>
        <w:t xml:space="preserve">AD Groups with standard naming and group </w:t>
      </w:r>
      <w:proofErr w:type="gramStart"/>
      <w:r>
        <w:t>owners</w:t>
      </w:r>
      <w:proofErr w:type="gramEnd"/>
      <w:r>
        <w:t xml:space="preserve"> template to be filled by SMWE BA:</w:t>
      </w:r>
    </w:p>
    <w:p w14:paraId="4D65D963" w14:textId="77777777" w:rsidR="00EB2F9E" w:rsidRDefault="00EB2F9E" w:rsidP="00A1237E"/>
    <w:bookmarkStart w:id="28" w:name="_MON_1623072758"/>
    <w:bookmarkEnd w:id="28"/>
    <w:p w14:paraId="3CBA690A" w14:textId="39513494" w:rsidR="003A7398" w:rsidRDefault="009725AB" w:rsidP="00A1237E">
      <w:pPr>
        <w:rPr>
          <w:b/>
          <w:sz w:val="28"/>
        </w:rPr>
      </w:pPr>
      <w:r>
        <w:object w:dxaOrig="1481" w:dyaOrig="975" w14:anchorId="2FE7BE1A">
          <v:shape id="_x0000_i1027" type="#_x0000_t75" style="width:74.25pt;height:48.75pt" o:ole="">
            <v:imagedata r:id="rId21" o:title=""/>
          </v:shape>
          <o:OLEObject Type="Embed" ProgID="Excel.SheetMacroEnabled.12" ShapeID="_x0000_i1027" DrawAspect="Icon" ObjectID="_1635335232" r:id="rId22"/>
        </w:object>
      </w:r>
    </w:p>
    <w:p w14:paraId="266962FC" w14:textId="77777777" w:rsidR="003A7398" w:rsidRDefault="003A7398" w:rsidP="00A1237E">
      <w:pPr>
        <w:rPr>
          <w:b/>
          <w:sz w:val="28"/>
        </w:rPr>
      </w:pPr>
    </w:p>
    <w:p w14:paraId="62BB0718" w14:textId="3BB7F629" w:rsidR="00C30DB8" w:rsidRDefault="00EB2F9E" w:rsidP="00A1237E">
      <w:r w:rsidRPr="00E50836">
        <w:rPr>
          <w:u w:val="single"/>
        </w:rPr>
        <w:t>AD Provisioning Approval process:</w:t>
      </w:r>
      <w:r w:rsidRPr="00C30DB8">
        <w:t xml:space="preserve"> </w:t>
      </w:r>
      <w:r w:rsidR="00C30DB8" w:rsidRPr="00C30DB8">
        <w:t xml:space="preserve"> </w:t>
      </w:r>
    </w:p>
    <w:p w14:paraId="1B6B5000" w14:textId="77777777" w:rsidR="00693BAE" w:rsidRDefault="00693BAE" w:rsidP="00A1237E"/>
    <w:p w14:paraId="7AB33CE4" w14:textId="14487B89" w:rsidR="00A1237E" w:rsidRPr="00C30DB8" w:rsidRDefault="00C30DB8" w:rsidP="00A1237E">
      <w:r>
        <w:t xml:space="preserve">Any user provisioning request to an AD group, will go thru 2 step approval process; HR Manager provides first level of approval after which request is passed to the Group owner(s) one of whose approval will be required. </w:t>
      </w:r>
      <w:r w:rsidR="00693BAE">
        <w:t xml:space="preserve">(Group owner information will have to be captured in the format as mentioned in above </w:t>
      </w:r>
      <w:proofErr w:type="spellStart"/>
      <w:r w:rsidR="00693BAE">
        <w:t>templae</w:t>
      </w:r>
      <w:proofErr w:type="spellEnd"/>
      <w:r w:rsidR="00693BAE">
        <w:t>)</w:t>
      </w:r>
    </w:p>
    <w:p w14:paraId="74058F51" w14:textId="178AEC5F" w:rsidR="00C30DB8" w:rsidRDefault="00C30DB8" w:rsidP="00A1237E">
      <w:pPr>
        <w:rPr>
          <w:b/>
          <w:sz w:val="28"/>
        </w:rPr>
      </w:pPr>
    </w:p>
    <w:p w14:paraId="10580809" w14:textId="77777777" w:rsidR="00C30DB8" w:rsidRDefault="00C30DB8" w:rsidP="00A1237E">
      <w:pPr>
        <w:rPr>
          <w:b/>
          <w:sz w:val="28"/>
        </w:rPr>
      </w:pPr>
    </w:p>
    <w:p w14:paraId="17D27CD8" w14:textId="7EE8BFF3" w:rsidR="00E50836" w:rsidRDefault="00E50836" w:rsidP="00A1237E">
      <w:pPr>
        <w:rPr>
          <w:u w:val="single"/>
        </w:rPr>
      </w:pPr>
      <w:r w:rsidRPr="00E50836">
        <w:rPr>
          <w:u w:val="single"/>
        </w:rPr>
        <w:t xml:space="preserve">Birthright access: </w:t>
      </w:r>
    </w:p>
    <w:p w14:paraId="4218D712" w14:textId="7EBDE7E6" w:rsidR="00693BAE" w:rsidRDefault="00176D06" w:rsidP="00176D06">
      <w:pPr>
        <w:tabs>
          <w:tab w:val="left" w:pos="3390"/>
        </w:tabs>
        <w:rPr>
          <w:u w:val="single"/>
        </w:rPr>
      </w:pPr>
      <w:r>
        <w:rPr>
          <w:u w:val="single"/>
        </w:rPr>
        <w:tab/>
      </w:r>
    </w:p>
    <w:p w14:paraId="4FB33953" w14:textId="56124E7E" w:rsidR="00C30DB8" w:rsidRDefault="00C30DB8" w:rsidP="00A1237E">
      <w:r>
        <w:t xml:space="preserve">For Phase 1 implementation, upon new user creation the account will be placed in the appropriate Domain users OU as mentioned in below section. </w:t>
      </w:r>
    </w:p>
    <w:p w14:paraId="55706C77" w14:textId="77777777" w:rsidR="00C30DB8" w:rsidRDefault="00C30DB8" w:rsidP="00A1237E">
      <w:r>
        <w:t>All other access will be provisioned as per the Manager’s selection in Service Now forms.</w:t>
      </w:r>
    </w:p>
    <w:p w14:paraId="32DC3864" w14:textId="1F59DC98" w:rsidR="00C30DB8" w:rsidRPr="00C30DB8" w:rsidRDefault="00C30DB8" w:rsidP="00A1237E">
      <w:r>
        <w:t xml:space="preserve"> </w:t>
      </w:r>
    </w:p>
    <w:p w14:paraId="499AB670" w14:textId="77777777" w:rsidR="00E50836" w:rsidRPr="00E50836" w:rsidRDefault="00E50836" w:rsidP="00A1237E">
      <w:pPr>
        <w:rPr>
          <w:u w:val="single"/>
        </w:rPr>
      </w:pPr>
    </w:p>
    <w:p w14:paraId="464028C9" w14:textId="66907420" w:rsidR="001A60BF" w:rsidRPr="00E50836" w:rsidRDefault="00E50836" w:rsidP="00A1237E">
      <w:pPr>
        <w:rPr>
          <w:u w:val="single"/>
        </w:rPr>
      </w:pPr>
      <w:r>
        <w:rPr>
          <w:u w:val="single"/>
        </w:rPr>
        <w:t>Organization Unity (</w:t>
      </w:r>
      <w:r w:rsidRPr="00E50836">
        <w:rPr>
          <w:u w:val="single"/>
        </w:rPr>
        <w:t>OU</w:t>
      </w:r>
      <w:r>
        <w:rPr>
          <w:u w:val="single"/>
        </w:rPr>
        <w:t>)</w:t>
      </w:r>
      <w:r w:rsidRPr="00E50836">
        <w:rPr>
          <w:u w:val="single"/>
        </w:rPr>
        <w:t xml:space="preserve"> where to place users:</w:t>
      </w:r>
    </w:p>
    <w:p w14:paraId="6B636BA3" w14:textId="6F909AE4" w:rsidR="00E50836" w:rsidRDefault="00E50836" w:rsidP="00E50836">
      <w:r w:rsidRPr="00E50836">
        <w:t>Domain Users OU and sub OU's based on sit</w:t>
      </w:r>
      <w:r>
        <w:t>e (Job Location)</w:t>
      </w:r>
    </w:p>
    <w:p w14:paraId="19930F52" w14:textId="77777777" w:rsidR="00E50836" w:rsidRPr="00E50836" w:rsidRDefault="00E50836" w:rsidP="00E50836"/>
    <w:p w14:paraId="60253DF4" w14:textId="77777777" w:rsidR="00E50836" w:rsidRPr="00E50836" w:rsidRDefault="00E50836" w:rsidP="00E50836">
      <w:r w:rsidRPr="00E50836">
        <w:t>Domain Users\CSM\ - Chateau Ste Michelle WDV</w:t>
      </w:r>
    </w:p>
    <w:p w14:paraId="69ED2BDD" w14:textId="773083A0" w:rsidR="00E50836" w:rsidRPr="00E50836" w:rsidRDefault="00E50836" w:rsidP="00E50836">
      <w:r w:rsidRPr="00E50836">
        <w:t>Domain Users\COL\ - Columbia Crest</w:t>
      </w:r>
    </w:p>
    <w:p w14:paraId="3B4FE943" w14:textId="71B106A6" w:rsidR="001A60BF" w:rsidRDefault="001A60BF" w:rsidP="00A1237E">
      <w:pPr>
        <w:rPr>
          <w:b/>
          <w:sz w:val="28"/>
        </w:rPr>
      </w:pPr>
    </w:p>
    <w:p w14:paraId="2F58FB2E" w14:textId="547A3AFB" w:rsidR="00E50836" w:rsidRPr="00E50836" w:rsidRDefault="00E50836" w:rsidP="00A1237E">
      <w:proofErr w:type="gramStart"/>
      <w:r w:rsidRPr="00E50836">
        <w:rPr>
          <w:b/>
        </w:rPr>
        <w:t>Assumption</w:t>
      </w:r>
      <w:r w:rsidRPr="00E50836">
        <w:t xml:space="preserve">  (</w:t>
      </w:r>
      <w:proofErr w:type="gramEnd"/>
      <w:r w:rsidRPr="00E50836">
        <w:t>to be validated by SMWE BA</w:t>
      </w:r>
      <w:r w:rsidR="000059D7">
        <w:t xml:space="preserve">, once the </w:t>
      </w:r>
      <w:proofErr w:type="spellStart"/>
      <w:r w:rsidR="000059D7">
        <w:t>Ultipro</w:t>
      </w:r>
      <w:proofErr w:type="spellEnd"/>
      <w:r w:rsidR="000059D7">
        <w:t xml:space="preserve"> attributes are finalized</w:t>
      </w:r>
      <w:r w:rsidRPr="00E50836">
        <w:t>)</w:t>
      </w:r>
    </w:p>
    <w:p w14:paraId="03678E2B" w14:textId="6235019E" w:rsidR="00E50836" w:rsidRPr="00E50836" w:rsidRDefault="00E50836" w:rsidP="00A1237E">
      <w:r w:rsidRPr="00E50836">
        <w:t xml:space="preserve">Site code will be part of the fields sent by </w:t>
      </w:r>
      <w:proofErr w:type="spellStart"/>
      <w:r w:rsidRPr="00E50836">
        <w:t>Ultipro</w:t>
      </w:r>
      <w:proofErr w:type="spellEnd"/>
      <w:r w:rsidRPr="00E50836">
        <w:t xml:space="preserve">\Contractor creation. </w:t>
      </w:r>
    </w:p>
    <w:p w14:paraId="40C2F297" w14:textId="77777777" w:rsidR="001A60BF" w:rsidRDefault="001A60BF" w:rsidP="00A1237E">
      <w:pPr>
        <w:rPr>
          <w:b/>
          <w:sz w:val="28"/>
        </w:rPr>
      </w:pPr>
    </w:p>
    <w:p w14:paraId="5F9F3690" w14:textId="77777777" w:rsidR="00E50836" w:rsidRDefault="00E50836" w:rsidP="00A1237E">
      <w:pPr>
        <w:rPr>
          <w:u w:val="single"/>
        </w:rPr>
      </w:pPr>
      <w:r w:rsidRPr="00E50836">
        <w:rPr>
          <w:u w:val="single"/>
        </w:rPr>
        <w:t>Correlation:</w:t>
      </w:r>
      <w:r>
        <w:rPr>
          <w:u w:val="single"/>
        </w:rPr>
        <w:t xml:space="preserve"> </w:t>
      </w:r>
    </w:p>
    <w:p w14:paraId="2C3AA10E" w14:textId="77777777" w:rsidR="006F1378" w:rsidRDefault="006F1378" w:rsidP="00A1237E"/>
    <w:p w14:paraId="162E46FC" w14:textId="06EC2456" w:rsidR="00EB2F9E" w:rsidRDefault="00E50836" w:rsidP="00A1237E">
      <w:r>
        <w:t xml:space="preserve">Existing employee user types have Employee Number as Unique Id. </w:t>
      </w:r>
    </w:p>
    <w:p w14:paraId="51544ED8" w14:textId="2A6187CA" w:rsidR="00E50836" w:rsidRDefault="00E50836" w:rsidP="00A1237E"/>
    <w:p w14:paraId="7AA3299F" w14:textId="7FB8A0F4" w:rsidR="00E50836" w:rsidRDefault="00E50836" w:rsidP="00A1237E">
      <w:r>
        <w:t xml:space="preserve">New employees will be created after checking for matching First name, Last Name, Middle Name, Personal Email, Mobile Number for uniqueness. </w:t>
      </w:r>
    </w:p>
    <w:p w14:paraId="6903B855" w14:textId="482F5F81" w:rsidR="00E50836" w:rsidRPr="00E50836" w:rsidRDefault="00EC3127" w:rsidP="00A1237E">
      <w:r>
        <w:t xml:space="preserve">Later the Employee number will flow in from </w:t>
      </w:r>
      <w:proofErr w:type="spellStart"/>
      <w:r>
        <w:t>Ultipro</w:t>
      </w:r>
      <w:proofErr w:type="spellEnd"/>
      <w:r>
        <w:t xml:space="preserve"> and if Employee Number is present, that will be used for correlation. </w:t>
      </w:r>
    </w:p>
    <w:p w14:paraId="347CAD8D" w14:textId="5C6FBF56" w:rsidR="00E50836" w:rsidRDefault="00E50836" w:rsidP="00A1237E">
      <w:pPr>
        <w:rPr>
          <w:b/>
          <w:sz w:val="28"/>
        </w:rPr>
      </w:pPr>
    </w:p>
    <w:p w14:paraId="5A8F9942" w14:textId="4DF28C8D" w:rsidR="00EC3127" w:rsidRDefault="00EC3127" w:rsidP="00EC3127">
      <w:r>
        <w:t xml:space="preserve">New Contractor user types will be created after checking for matching First name, Last Name, Middle Name, Personal Email, Mobile Number for uniqueness. Same will be used to match existing contractors also. </w:t>
      </w:r>
    </w:p>
    <w:p w14:paraId="460C4086" w14:textId="6D06E7FE" w:rsidR="00EC3127" w:rsidRDefault="00EC3127" w:rsidP="00A1237E">
      <w:pPr>
        <w:rPr>
          <w:b/>
          <w:sz w:val="28"/>
        </w:rPr>
      </w:pPr>
    </w:p>
    <w:p w14:paraId="63D36EF4" w14:textId="6E1BB7B6" w:rsidR="00087FF8" w:rsidRDefault="00087FF8" w:rsidP="00087FF8">
      <w:pPr>
        <w:rPr>
          <w:u w:val="single"/>
        </w:rPr>
      </w:pPr>
      <w:r>
        <w:rPr>
          <w:u w:val="single"/>
        </w:rPr>
        <w:t>Application Questionnaire</w:t>
      </w:r>
      <w:r w:rsidRPr="00E50836">
        <w:rPr>
          <w:u w:val="single"/>
        </w:rPr>
        <w:t>:</w:t>
      </w:r>
      <w:r>
        <w:rPr>
          <w:u w:val="single"/>
        </w:rPr>
        <w:t xml:space="preserve"> </w:t>
      </w:r>
    </w:p>
    <w:p w14:paraId="72E71A87" w14:textId="77777777" w:rsidR="00087FF8" w:rsidRDefault="00087FF8" w:rsidP="00A1237E">
      <w:pPr>
        <w:rPr>
          <w:b/>
          <w:sz w:val="28"/>
        </w:rPr>
      </w:pPr>
    </w:p>
    <w:bookmarkStart w:id="29" w:name="_MON_1623072978"/>
    <w:bookmarkEnd w:id="29"/>
    <w:p w14:paraId="3CFEF542" w14:textId="25483625" w:rsidR="00EC3127" w:rsidRDefault="00176D06" w:rsidP="00A1237E">
      <w:pPr>
        <w:rPr>
          <w:b/>
          <w:sz w:val="28"/>
        </w:rPr>
      </w:pPr>
      <w:r>
        <w:object w:dxaOrig="1261" w:dyaOrig="827" w14:anchorId="3C197F20">
          <v:shape id="_x0000_i1028" type="#_x0000_t75" style="width:63pt;height:41.25pt" o:ole="">
            <v:imagedata r:id="rId23" o:title=""/>
          </v:shape>
          <o:OLEObject Type="Embed" ProgID="Excel.Sheet.12" ShapeID="_x0000_i1028" DrawAspect="Icon" ObjectID="_1635335233" r:id="rId24"/>
        </w:object>
      </w:r>
      <w:r w:rsidR="004530DE">
        <w:rPr>
          <w:b/>
          <w:sz w:val="28"/>
        </w:rPr>
        <w:tab/>
      </w:r>
    </w:p>
    <w:p w14:paraId="3AEC780E" w14:textId="2D117806" w:rsidR="00E50836" w:rsidRDefault="00E50836" w:rsidP="00A1237E">
      <w:pPr>
        <w:rPr>
          <w:b/>
          <w:sz w:val="28"/>
        </w:rPr>
      </w:pPr>
    </w:p>
    <w:tbl>
      <w:tblPr>
        <w:tblStyle w:val="TableGrid"/>
        <w:tblW w:w="0" w:type="auto"/>
        <w:tblLook w:val="04A0" w:firstRow="1" w:lastRow="0" w:firstColumn="1" w:lastColumn="0" w:noHBand="0" w:noVBand="1"/>
      </w:tblPr>
      <w:tblGrid>
        <w:gridCol w:w="1345"/>
        <w:gridCol w:w="8005"/>
      </w:tblGrid>
      <w:tr w:rsidR="00695FC0" w:rsidRPr="00B711D2" w14:paraId="096EFDE7" w14:textId="77777777" w:rsidTr="00250134">
        <w:trPr>
          <w:trHeight w:val="2435"/>
        </w:trPr>
        <w:tc>
          <w:tcPr>
            <w:tcW w:w="1345" w:type="dxa"/>
            <w:noWrap/>
            <w:hideMark/>
          </w:tcPr>
          <w:p w14:paraId="0D779561" w14:textId="77777777" w:rsidR="00695FC0" w:rsidRPr="00B711D2" w:rsidRDefault="00695FC0" w:rsidP="00250134">
            <w:pPr>
              <w:jc w:val="left"/>
            </w:pPr>
            <w:r w:rsidRPr="00B711D2">
              <w:lastRenderedPageBreak/>
              <w:t>2.1.01</w:t>
            </w:r>
          </w:p>
        </w:tc>
        <w:tc>
          <w:tcPr>
            <w:tcW w:w="8005" w:type="dxa"/>
            <w:hideMark/>
          </w:tcPr>
          <w:p w14:paraId="278EBB76" w14:textId="77777777" w:rsidR="00AE54C0" w:rsidRDefault="00695FC0" w:rsidP="00250134">
            <w:pPr>
              <w:jc w:val="left"/>
            </w:pPr>
            <w:r w:rsidRPr="00B711D2">
              <w:t>Manage (create, update and delete) the following types of accounts from the IAM system per Altria's naming standards</w:t>
            </w:r>
            <w:r w:rsidR="00AE54C0">
              <w:t>. Accounts will be aggregated from the target applications and will be correlated automatically using correlation rule configured in the application configuration. Accounts can be updated through access/account request. Permission to update the accounts will be managed based upon defined policy.</w:t>
            </w:r>
          </w:p>
          <w:p w14:paraId="70197D3C" w14:textId="77777777" w:rsidR="00AE54C0" w:rsidRDefault="00AE54C0" w:rsidP="00250134">
            <w:pPr>
              <w:jc w:val="left"/>
            </w:pPr>
          </w:p>
          <w:p w14:paraId="478D55DF" w14:textId="357E9469" w:rsidR="00695FC0" w:rsidRDefault="00AE54C0" w:rsidP="00250134">
            <w:pPr>
              <w:jc w:val="left"/>
            </w:pPr>
            <w:r>
              <w:t xml:space="preserve">Type of accounts: </w:t>
            </w:r>
            <w:r w:rsidR="00695FC0" w:rsidRPr="00B711D2">
              <w:br/>
              <w:t>• Generic Account</w:t>
            </w:r>
            <w:r w:rsidR="00695FC0" w:rsidRPr="00B711D2">
              <w:br/>
              <w:t>* Regular User Account</w:t>
            </w:r>
            <w:r w:rsidR="00695FC0" w:rsidRPr="00B711D2">
              <w:br/>
              <w:t>• Training Account</w:t>
            </w:r>
            <w:r w:rsidR="00695FC0" w:rsidRPr="00B711D2">
              <w:br/>
              <w:t>• Kiosk account    (</w:t>
            </w:r>
            <w:proofErr w:type="spellStart"/>
            <w:r w:rsidR="00695FC0" w:rsidRPr="00B711D2">
              <w:t>sitename</w:t>
            </w:r>
            <w:proofErr w:type="spellEnd"/>
            <w:r w:rsidR="00695FC0" w:rsidRPr="00B711D2">
              <w:t>, Kiosk)</w:t>
            </w:r>
            <w:r w:rsidR="00695FC0" w:rsidRPr="00B711D2">
              <w:br/>
              <w:t>• Admin account (A_)</w:t>
            </w:r>
            <w:r w:rsidR="00695FC0" w:rsidRPr="00B711D2">
              <w:br/>
              <w:t>• Test account</w:t>
            </w:r>
            <w:r w:rsidR="00695FC0" w:rsidRPr="00B711D2">
              <w:br/>
              <w:t>* Phone and Shared Phone account</w:t>
            </w:r>
            <w:r w:rsidR="00695FC0" w:rsidRPr="00B711D2">
              <w:br/>
              <w:t>* E account</w:t>
            </w:r>
            <w:r w:rsidR="00695FC0" w:rsidRPr="00B711D2">
              <w:br/>
              <w:t>* Conference accounts</w:t>
            </w:r>
            <w:r w:rsidR="00695FC0" w:rsidRPr="00B711D2">
              <w:br/>
              <w:t>* Service account  (S_)  [Service Account OU].</w:t>
            </w:r>
            <w:r w:rsidR="00695FC0" w:rsidRPr="00B711D2">
              <w:br/>
              <w:t>* Mailbox accounts (Exchange or O365)</w:t>
            </w:r>
            <w:r w:rsidR="00695FC0" w:rsidRPr="00B711D2">
              <w:br/>
              <w:t>* Unique IDs (an account with no AD record; used for SAP Other systems)</w:t>
            </w:r>
          </w:p>
          <w:p w14:paraId="3FAA759E" w14:textId="0C417E0C" w:rsidR="00AE54C0" w:rsidRPr="00B711D2" w:rsidRDefault="00AE54C0" w:rsidP="00250134">
            <w:pPr>
              <w:jc w:val="left"/>
            </w:pPr>
          </w:p>
        </w:tc>
      </w:tr>
      <w:tr w:rsidR="00695FC0" w:rsidRPr="00B711D2" w14:paraId="22EBD0D0" w14:textId="77777777" w:rsidTr="00250134">
        <w:trPr>
          <w:trHeight w:val="1004"/>
        </w:trPr>
        <w:tc>
          <w:tcPr>
            <w:tcW w:w="1345" w:type="dxa"/>
            <w:noWrap/>
            <w:hideMark/>
          </w:tcPr>
          <w:p w14:paraId="020F2FAF" w14:textId="77777777" w:rsidR="00695FC0" w:rsidRPr="00B711D2" w:rsidRDefault="00695FC0" w:rsidP="00250134">
            <w:pPr>
              <w:jc w:val="left"/>
            </w:pPr>
            <w:r w:rsidRPr="00B711D2">
              <w:t>2.1.02</w:t>
            </w:r>
          </w:p>
        </w:tc>
        <w:tc>
          <w:tcPr>
            <w:tcW w:w="8005" w:type="dxa"/>
            <w:hideMark/>
          </w:tcPr>
          <w:p w14:paraId="1BA4F8DC" w14:textId="77777777" w:rsidR="00695FC0" w:rsidRPr="00B711D2" w:rsidRDefault="00695FC0" w:rsidP="00250134">
            <w:pPr>
              <w:jc w:val="left"/>
            </w:pPr>
            <w:r w:rsidRPr="00B711D2">
              <w:t>Following AD account creations, provision the user’s home Directory and home Drive attributes and permissions.</w:t>
            </w:r>
          </w:p>
        </w:tc>
      </w:tr>
      <w:tr w:rsidR="00695FC0" w:rsidRPr="00B711D2" w14:paraId="174ECD53" w14:textId="77777777" w:rsidTr="00250134">
        <w:trPr>
          <w:trHeight w:val="1440"/>
        </w:trPr>
        <w:tc>
          <w:tcPr>
            <w:tcW w:w="1345" w:type="dxa"/>
            <w:noWrap/>
            <w:hideMark/>
          </w:tcPr>
          <w:p w14:paraId="4BB69194" w14:textId="77777777" w:rsidR="00695FC0" w:rsidRPr="00B711D2" w:rsidRDefault="00695FC0" w:rsidP="00250134">
            <w:pPr>
              <w:jc w:val="left"/>
            </w:pPr>
            <w:r w:rsidRPr="00B711D2">
              <w:t>2.1.05</w:t>
            </w:r>
          </w:p>
        </w:tc>
        <w:tc>
          <w:tcPr>
            <w:tcW w:w="8005" w:type="dxa"/>
            <w:hideMark/>
          </w:tcPr>
          <w:p w14:paraId="11619C3A" w14:textId="0FEC0628" w:rsidR="0077382C" w:rsidRDefault="0077382C" w:rsidP="00250134">
            <w:pPr>
              <w:jc w:val="left"/>
            </w:pPr>
            <w:r>
              <w:t>Schedule a task in SailPoint to disable the user accounts (regular, admin and test) that have not logged into Windows for over 90 days for only interactive logon</w:t>
            </w:r>
          </w:p>
          <w:p w14:paraId="080798DB" w14:textId="77777777" w:rsidR="00E708AA" w:rsidRDefault="00E708AA" w:rsidP="00250134">
            <w:pPr>
              <w:jc w:val="left"/>
            </w:pPr>
          </w:p>
          <w:p w14:paraId="35FBC8B0" w14:textId="5E51ED40" w:rsidR="00176D06" w:rsidRPr="00176D06" w:rsidRDefault="00176D06" w:rsidP="00176D06"/>
        </w:tc>
      </w:tr>
      <w:tr w:rsidR="00695FC0" w:rsidRPr="00B711D2" w14:paraId="51BE9522" w14:textId="77777777" w:rsidTr="00250134">
        <w:trPr>
          <w:trHeight w:val="1004"/>
        </w:trPr>
        <w:tc>
          <w:tcPr>
            <w:tcW w:w="1345" w:type="dxa"/>
            <w:noWrap/>
            <w:hideMark/>
          </w:tcPr>
          <w:p w14:paraId="4527A445" w14:textId="77777777" w:rsidR="00695FC0" w:rsidRPr="00B711D2" w:rsidRDefault="00695FC0" w:rsidP="00250134">
            <w:pPr>
              <w:jc w:val="left"/>
            </w:pPr>
            <w:r w:rsidRPr="00B711D2">
              <w:t>2.1.06</w:t>
            </w:r>
          </w:p>
        </w:tc>
        <w:tc>
          <w:tcPr>
            <w:tcW w:w="8005" w:type="dxa"/>
            <w:hideMark/>
          </w:tcPr>
          <w:p w14:paraId="1CD5D0F9" w14:textId="77777777" w:rsidR="00695FC0" w:rsidRPr="00B711D2" w:rsidRDefault="00695FC0" w:rsidP="00250134">
            <w:pPr>
              <w:jc w:val="left"/>
            </w:pPr>
            <w:r w:rsidRPr="00B711D2">
              <w:t xml:space="preserve">The </w:t>
            </w:r>
            <w:proofErr w:type="spellStart"/>
            <w:r w:rsidRPr="00B711D2">
              <w:t>IdM</w:t>
            </w:r>
            <w:proofErr w:type="spellEnd"/>
            <w:r w:rsidRPr="00B711D2">
              <w:t xml:space="preserve"> Tool will manage provision and requested deprovisioning of AD 'contact objects'</w:t>
            </w:r>
          </w:p>
        </w:tc>
      </w:tr>
      <w:tr w:rsidR="00695FC0" w:rsidRPr="00B711D2" w14:paraId="293ADA84" w14:textId="77777777" w:rsidTr="00250134">
        <w:trPr>
          <w:trHeight w:val="1835"/>
        </w:trPr>
        <w:tc>
          <w:tcPr>
            <w:tcW w:w="1345" w:type="dxa"/>
            <w:noWrap/>
            <w:hideMark/>
          </w:tcPr>
          <w:p w14:paraId="176C076E" w14:textId="77777777" w:rsidR="00695FC0" w:rsidRPr="00B711D2" w:rsidRDefault="00695FC0" w:rsidP="00250134">
            <w:pPr>
              <w:jc w:val="left"/>
            </w:pPr>
            <w:r w:rsidRPr="00B711D2">
              <w:t>2.1.07</w:t>
            </w:r>
          </w:p>
        </w:tc>
        <w:tc>
          <w:tcPr>
            <w:tcW w:w="8005" w:type="dxa"/>
            <w:hideMark/>
          </w:tcPr>
          <w:p w14:paraId="27D05393" w14:textId="731C31B9" w:rsidR="00D82314" w:rsidRDefault="00D82314" w:rsidP="00250134">
            <w:pPr>
              <w:jc w:val="left"/>
            </w:pPr>
            <w:r>
              <w:t>Create workflow/approval process for the below entitlement request for &lt;APP&gt;</w:t>
            </w:r>
          </w:p>
          <w:p w14:paraId="1DA54874" w14:textId="77777777" w:rsidR="00D82314" w:rsidRDefault="00D82314" w:rsidP="00250134">
            <w:pPr>
              <w:jc w:val="left"/>
            </w:pPr>
          </w:p>
          <w:p w14:paraId="20FB95DB" w14:textId="77777777" w:rsidR="008B7B4E" w:rsidRDefault="008B7B4E" w:rsidP="008B7B4E">
            <w:pPr>
              <w:jc w:val="left"/>
            </w:pPr>
            <w:r>
              <w:t>If user creates entitlement request, create workflow/approval process for &lt;app</w:t>
            </w:r>
            <w:proofErr w:type="gramStart"/>
            <w:r>
              <w:t>&gt;  for</w:t>
            </w:r>
            <w:proofErr w:type="gramEnd"/>
            <w:r>
              <w:t xml:space="preserve"> user entitlement request in SailPoint with the report manager approval and provision the requested OU (entitlement)</w:t>
            </w:r>
          </w:p>
          <w:p w14:paraId="0D67CA5F" w14:textId="77777777" w:rsidR="008B7B4E" w:rsidRDefault="008B7B4E" w:rsidP="008B7B4E">
            <w:pPr>
              <w:jc w:val="left"/>
            </w:pPr>
          </w:p>
          <w:p w14:paraId="1442F2F2" w14:textId="77777777" w:rsidR="008B7B4E" w:rsidRDefault="008B7B4E" w:rsidP="008B7B4E">
            <w:pPr>
              <w:jc w:val="left"/>
            </w:pPr>
            <w:r>
              <w:t>If Manager requested the change</w:t>
            </w:r>
            <w:r w:rsidR="00D82314">
              <w:t>, no approval is required</w:t>
            </w:r>
          </w:p>
          <w:p w14:paraId="2E843CBF" w14:textId="77777777" w:rsidR="00D82314" w:rsidRDefault="00D82314" w:rsidP="008B7B4E">
            <w:pPr>
              <w:jc w:val="left"/>
            </w:pPr>
          </w:p>
          <w:p w14:paraId="2665C4C7" w14:textId="51C64B31" w:rsidR="00D82314" w:rsidRPr="00B711D2" w:rsidRDefault="00D82314" w:rsidP="008B7B4E">
            <w:pPr>
              <w:jc w:val="left"/>
            </w:pPr>
            <w:r>
              <w:t>For Non-employee request the same, both manager approval and manager delegate approvals are mandatory for provisioning</w:t>
            </w:r>
          </w:p>
        </w:tc>
      </w:tr>
      <w:tr w:rsidR="00695FC0" w:rsidRPr="00B711D2" w14:paraId="0018AD10" w14:textId="77777777" w:rsidTr="00250134">
        <w:trPr>
          <w:trHeight w:val="1710"/>
        </w:trPr>
        <w:tc>
          <w:tcPr>
            <w:tcW w:w="1345" w:type="dxa"/>
            <w:noWrap/>
            <w:hideMark/>
          </w:tcPr>
          <w:p w14:paraId="51DDB3B9" w14:textId="77777777" w:rsidR="00695FC0" w:rsidRPr="00B711D2" w:rsidRDefault="00695FC0" w:rsidP="00250134">
            <w:pPr>
              <w:jc w:val="left"/>
            </w:pPr>
            <w:r w:rsidRPr="00B711D2">
              <w:lastRenderedPageBreak/>
              <w:t>2.1.08</w:t>
            </w:r>
          </w:p>
        </w:tc>
        <w:tc>
          <w:tcPr>
            <w:tcW w:w="8005" w:type="dxa"/>
            <w:hideMark/>
          </w:tcPr>
          <w:p w14:paraId="2C0DBC78" w14:textId="534D22B0" w:rsidR="008C56E2" w:rsidRDefault="008C56E2" w:rsidP="00250134">
            <w:pPr>
              <w:jc w:val="left"/>
            </w:pPr>
            <w:r>
              <w:t>Automate the leaver process in SailPoint to disable the user’s personal accounts and remove all the company data/systems. Send the email notification to terminated user’s manager about the disabled accounts</w:t>
            </w:r>
          </w:p>
          <w:p w14:paraId="41449BC5" w14:textId="467A85A3" w:rsidR="008B7B4E" w:rsidRPr="00B711D2" w:rsidRDefault="008B7B4E" w:rsidP="00250134">
            <w:pPr>
              <w:jc w:val="left"/>
            </w:pPr>
          </w:p>
        </w:tc>
      </w:tr>
      <w:tr w:rsidR="00695FC0" w:rsidRPr="00B711D2" w14:paraId="03444D9F" w14:textId="77777777" w:rsidTr="00250134">
        <w:trPr>
          <w:trHeight w:val="1004"/>
        </w:trPr>
        <w:tc>
          <w:tcPr>
            <w:tcW w:w="1345" w:type="dxa"/>
            <w:noWrap/>
            <w:hideMark/>
          </w:tcPr>
          <w:p w14:paraId="4DB3DFC8" w14:textId="77777777" w:rsidR="00695FC0" w:rsidRPr="00B711D2" w:rsidRDefault="00695FC0" w:rsidP="00250134">
            <w:pPr>
              <w:jc w:val="left"/>
            </w:pPr>
            <w:r w:rsidRPr="00B711D2">
              <w:t>2.1.10</w:t>
            </w:r>
          </w:p>
        </w:tc>
        <w:tc>
          <w:tcPr>
            <w:tcW w:w="8005" w:type="dxa"/>
            <w:hideMark/>
          </w:tcPr>
          <w:p w14:paraId="74312CED" w14:textId="59C667C7" w:rsidR="00695FC0" w:rsidRDefault="00AC50F1" w:rsidP="00250134">
            <w:pPr>
              <w:jc w:val="left"/>
            </w:pPr>
            <w:r>
              <w:t>IIQ’s LCM module will be capable of handling access request with multiple entitlements. Approval scheme will be set as per defined, and approvals will be generated through Approval Assignment Rule. Provisioning will occur as per the approval decisions.</w:t>
            </w:r>
          </w:p>
          <w:p w14:paraId="089CD281" w14:textId="1CB7EC25" w:rsidR="00AC50F1" w:rsidRPr="00B711D2" w:rsidRDefault="00AC50F1" w:rsidP="00250134">
            <w:pPr>
              <w:jc w:val="left"/>
            </w:pPr>
            <w:r>
              <w:t xml:space="preserve">From </w:t>
            </w:r>
            <w:proofErr w:type="spellStart"/>
            <w:r>
              <w:t>Quicklink</w:t>
            </w:r>
            <w:proofErr w:type="spellEnd"/>
            <w:r>
              <w:t xml:space="preserve"> Population page in IIQ, multiple entitlement selection will be configured.</w:t>
            </w:r>
          </w:p>
        </w:tc>
      </w:tr>
      <w:tr w:rsidR="00695FC0" w:rsidRPr="00B711D2" w14:paraId="68C4299A" w14:textId="77777777" w:rsidTr="00250134">
        <w:trPr>
          <w:trHeight w:val="1004"/>
        </w:trPr>
        <w:tc>
          <w:tcPr>
            <w:tcW w:w="1345" w:type="dxa"/>
            <w:noWrap/>
            <w:hideMark/>
          </w:tcPr>
          <w:p w14:paraId="6E628D6C" w14:textId="77777777" w:rsidR="00695FC0" w:rsidRPr="00B711D2" w:rsidRDefault="00695FC0" w:rsidP="00250134">
            <w:pPr>
              <w:jc w:val="left"/>
            </w:pPr>
            <w:r w:rsidRPr="00B711D2">
              <w:t>2.1.12</w:t>
            </w:r>
          </w:p>
        </w:tc>
        <w:tc>
          <w:tcPr>
            <w:tcW w:w="8005" w:type="dxa"/>
            <w:hideMark/>
          </w:tcPr>
          <w:p w14:paraId="55D85F12" w14:textId="703FEC65" w:rsidR="00695FC0" w:rsidRPr="00B711D2" w:rsidRDefault="00962726" w:rsidP="00250134">
            <w:pPr>
              <w:jc w:val="left"/>
            </w:pPr>
            <w:r>
              <w:t>Leaver workflow need to be implemented, which will perform the deactivation of the accounts automatically as the identity state is updated in the HR Auth Source. Identities will not be deleted from the leaver process. When the Altria Record Management process is completed along with all the legal holds are cleared, HR source will be updated and based on that a task will be configured for account deletion.</w:t>
            </w:r>
          </w:p>
        </w:tc>
      </w:tr>
      <w:tr w:rsidR="00695FC0" w:rsidRPr="00B711D2" w14:paraId="494DF776" w14:textId="77777777" w:rsidTr="00250134">
        <w:trPr>
          <w:trHeight w:val="1004"/>
        </w:trPr>
        <w:tc>
          <w:tcPr>
            <w:tcW w:w="1345" w:type="dxa"/>
            <w:noWrap/>
            <w:hideMark/>
          </w:tcPr>
          <w:p w14:paraId="487CE0A5" w14:textId="77777777" w:rsidR="00695FC0" w:rsidRPr="00B711D2" w:rsidRDefault="00695FC0" w:rsidP="00250134">
            <w:pPr>
              <w:jc w:val="left"/>
            </w:pPr>
            <w:r w:rsidRPr="00B711D2">
              <w:t>2.1.13</w:t>
            </w:r>
          </w:p>
        </w:tc>
        <w:tc>
          <w:tcPr>
            <w:tcW w:w="8005" w:type="dxa"/>
            <w:hideMark/>
          </w:tcPr>
          <w:p w14:paraId="79C302C3" w14:textId="77777777" w:rsidR="00695FC0" w:rsidRPr="00B711D2" w:rsidRDefault="00695FC0" w:rsidP="00250134">
            <w:pPr>
              <w:jc w:val="left"/>
            </w:pPr>
            <w:r w:rsidRPr="00B711D2">
              <w:t>Terminated users must not be visible in Global Address List (GAL).</w:t>
            </w:r>
          </w:p>
        </w:tc>
      </w:tr>
      <w:tr w:rsidR="00695FC0" w:rsidRPr="00B711D2" w14:paraId="1FC7E290" w14:textId="77777777" w:rsidTr="00250134">
        <w:trPr>
          <w:trHeight w:val="2636"/>
        </w:trPr>
        <w:tc>
          <w:tcPr>
            <w:tcW w:w="1345" w:type="dxa"/>
            <w:noWrap/>
            <w:hideMark/>
          </w:tcPr>
          <w:p w14:paraId="4F1B5730" w14:textId="77777777" w:rsidR="00695FC0" w:rsidRPr="00B711D2" w:rsidRDefault="00695FC0" w:rsidP="00250134">
            <w:pPr>
              <w:jc w:val="left"/>
            </w:pPr>
            <w:r w:rsidRPr="00B711D2">
              <w:t>2.1.15</w:t>
            </w:r>
          </w:p>
        </w:tc>
        <w:tc>
          <w:tcPr>
            <w:tcW w:w="8005" w:type="dxa"/>
            <w:hideMark/>
          </w:tcPr>
          <w:p w14:paraId="52C32A91" w14:textId="37D3EDAF" w:rsidR="00695FC0" w:rsidRDefault="00962726" w:rsidP="00250134">
            <w:pPr>
              <w:jc w:val="left"/>
            </w:pPr>
            <w:r>
              <w:t xml:space="preserve">After the HR auth source is updated with the identity state to be terminated for </w:t>
            </w:r>
            <w:proofErr w:type="gramStart"/>
            <w:r>
              <w:t>an</w:t>
            </w:r>
            <w:proofErr w:type="gramEnd"/>
            <w:r>
              <w:t xml:space="preserve"> user, at the time of auth source aggregation, leaver workflow will be launched –</w:t>
            </w:r>
          </w:p>
          <w:p w14:paraId="611CECCE" w14:textId="77777777" w:rsidR="00962726" w:rsidRDefault="00962726" w:rsidP="00962726">
            <w:pPr>
              <w:pStyle w:val="ListParagraph"/>
              <w:numPr>
                <w:ilvl w:val="0"/>
                <w:numId w:val="39"/>
              </w:numPr>
              <w:jc w:val="left"/>
            </w:pPr>
            <w:r>
              <w:t xml:space="preserve">Initially password will be </w:t>
            </w:r>
            <w:proofErr w:type="gramStart"/>
            <w:r>
              <w:t>reset</w:t>
            </w:r>
            <w:proofErr w:type="gramEnd"/>
            <w:r>
              <w:t xml:space="preserve"> and notification will be sent to the manager with the new random password</w:t>
            </w:r>
          </w:p>
          <w:p w14:paraId="66ECA6CD" w14:textId="3E010341" w:rsidR="00962726" w:rsidRPr="00B711D2" w:rsidRDefault="00962726" w:rsidP="00962726">
            <w:pPr>
              <w:pStyle w:val="ListParagraph"/>
              <w:numPr>
                <w:ilvl w:val="0"/>
                <w:numId w:val="39"/>
              </w:numPr>
              <w:jc w:val="left"/>
            </w:pPr>
            <w:r>
              <w:t xml:space="preserve">After 5 days accounts will be disabled </w:t>
            </w:r>
          </w:p>
        </w:tc>
      </w:tr>
      <w:tr w:rsidR="00695FC0" w:rsidRPr="00B711D2" w14:paraId="2134833F" w14:textId="77777777" w:rsidTr="00250134">
        <w:trPr>
          <w:trHeight w:val="1788"/>
        </w:trPr>
        <w:tc>
          <w:tcPr>
            <w:tcW w:w="1345" w:type="dxa"/>
            <w:noWrap/>
            <w:hideMark/>
          </w:tcPr>
          <w:p w14:paraId="524B6ADB" w14:textId="77777777" w:rsidR="00695FC0" w:rsidRPr="00B711D2" w:rsidRDefault="00695FC0" w:rsidP="00250134">
            <w:pPr>
              <w:jc w:val="left"/>
            </w:pPr>
            <w:r w:rsidRPr="00B711D2">
              <w:t>2.1.16</w:t>
            </w:r>
          </w:p>
        </w:tc>
        <w:tc>
          <w:tcPr>
            <w:tcW w:w="8005" w:type="dxa"/>
            <w:hideMark/>
          </w:tcPr>
          <w:p w14:paraId="799F7436" w14:textId="77777777" w:rsidR="00695FC0" w:rsidRDefault="00695FC0" w:rsidP="00250134">
            <w:pPr>
              <w:jc w:val="left"/>
            </w:pPr>
            <w:r w:rsidRPr="00B711D2">
              <w:t xml:space="preserve">The account creation follows Altria’s standard for constructing the following AD attributes:  </w:t>
            </w:r>
            <w:r w:rsidRPr="00B711D2">
              <w:br/>
              <w:t xml:space="preserve">• </w:t>
            </w:r>
            <w:proofErr w:type="spellStart"/>
            <w:r w:rsidRPr="00B711D2">
              <w:t>samAccountName</w:t>
            </w:r>
            <w:proofErr w:type="spellEnd"/>
            <w:r w:rsidRPr="00B711D2">
              <w:t xml:space="preserve"> (obtained from Active Directory)</w:t>
            </w:r>
            <w:r w:rsidRPr="00B711D2">
              <w:br/>
              <w:t xml:space="preserve">• </w:t>
            </w:r>
            <w:proofErr w:type="spellStart"/>
            <w:r w:rsidRPr="00B711D2">
              <w:t>displayName</w:t>
            </w:r>
            <w:proofErr w:type="spellEnd"/>
            <w:r w:rsidRPr="00B711D2">
              <w:br/>
              <w:t xml:space="preserve">• </w:t>
            </w:r>
            <w:proofErr w:type="spellStart"/>
            <w:r w:rsidRPr="00B711D2">
              <w:t>cn</w:t>
            </w:r>
            <w:proofErr w:type="spellEnd"/>
            <w:r w:rsidRPr="00B711D2">
              <w:br/>
              <w:t xml:space="preserve">• password is randomly </w:t>
            </w:r>
            <w:proofErr w:type="gramStart"/>
            <w:r w:rsidRPr="00B711D2">
              <w:t>generated  and</w:t>
            </w:r>
            <w:proofErr w:type="gramEnd"/>
            <w:r w:rsidRPr="00B711D2">
              <w:t xml:space="preserve"> changed on first use</w:t>
            </w:r>
          </w:p>
          <w:p w14:paraId="565D95BA" w14:textId="77777777" w:rsidR="00962726" w:rsidRDefault="00962726" w:rsidP="00250134">
            <w:pPr>
              <w:jc w:val="left"/>
            </w:pPr>
          </w:p>
          <w:p w14:paraId="324F2468" w14:textId="62475B2E" w:rsidR="00962726" w:rsidRPr="00B711D2" w:rsidRDefault="00962726" w:rsidP="00250134">
            <w:pPr>
              <w:jc w:val="left"/>
            </w:pPr>
            <w:r>
              <w:t xml:space="preserve">Provisioning policy will </w:t>
            </w:r>
            <w:proofErr w:type="gramStart"/>
            <w:r>
              <w:t>created</w:t>
            </w:r>
            <w:proofErr w:type="gramEnd"/>
            <w:r>
              <w:t xml:space="preserve"> and set under the application configuration. Provisioning policy will map identity data to the AD account </w:t>
            </w:r>
            <w:r w:rsidR="000C2FC1">
              <w:t>attributes.</w:t>
            </w:r>
          </w:p>
        </w:tc>
      </w:tr>
      <w:tr w:rsidR="00695FC0" w:rsidRPr="00B711D2" w14:paraId="629774B1" w14:textId="77777777" w:rsidTr="00AD4E1D">
        <w:trPr>
          <w:trHeight w:val="1115"/>
        </w:trPr>
        <w:tc>
          <w:tcPr>
            <w:tcW w:w="1345" w:type="dxa"/>
            <w:noWrap/>
            <w:hideMark/>
          </w:tcPr>
          <w:p w14:paraId="769BDD14" w14:textId="77777777" w:rsidR="00695FC0" w:rsidRPr="00B711D2" w:rsidRDefault="00695FC0" w:rsidP="00250134">
            <w:pPr>
              <w:jc w:val="left"/>
            </w:pPr>
            <w:r w:rsidRPr="00B711D2">
              <w:t>2.1.17</w:t>
            </w:r>
          </w:p>
        </w:tc>
        <w:tc>
          <w:tcPr>
            <w:tcW w:w="8005" w:type="dxa"/>
            <w:hideMark/>
          </w:tcPr>
          <w:p w14:paraId="2DD28144" w14:textId="65148CB3" w:rsidR="001F112B" w:rsidRDefault="00AD4E1D" w:rsidP="00AD4E1D">
            <w:pPr>
              <w:jc w:val="left"/>
            </w:pPr>
            <w:r>
              <w:t>Place the users in the appropriate OU, based on the Site code.</w:t>
            </w:r>
          </w:p>
          <w:p w14:paraId="6066ACD5" w14:textId="77777777" w:rsidR="00AD4E1D" w:rsidRDefault="00AD4E1D" w:rsidP="00AD4E1D">
            <w:pPr>
              <w:jc w:val="left"/>
            </w:pPr>
          </w:p>
          <w:p w14:paraId="7FB5CD77" w14:textId="77777777" w:rsidR="00AD4E1D" w:rsidRPr="00E50836" w:rsidRDefault="00AD4E1D" w:rsidP="00AD4E1D">
            <w:pPr>
              <w:rPr>
                <w:u w:val="single"/>
              </w:rPr>
            </w:pPr>
            <w:r>
              <w:rPr>
                <w:u w:val="single"/>
              </w:rPr>
              <w:t>Organization Unity (</w:t>
            </w:r>
            <w:r w:rsidRPr="00E50836">
              <w:rPr>
                <w:u w:val="single"/>
              </w:rPr>
              <w:t>OU</w:t>
            </w:r>
            <w:r>
              <w:rPr>
                <w:u w:val="single"/>
              </w:rPr>
              <w:t>)</w:t>
            </w:r>
            <w:r w:rsidRPr="00E50836">
              <w:rPr>
                <w:u w:val="single"/>
              </w:rPr>
              <w:t xml:space="preserve"> where to place users:</w:t>
            </w:r>
          </w:p>
          <w:p w14:paraId="7C983E2C" w14:textId="77777777" w:rsidR="00AD4E1D" w:rsidRDefault="00AD4E1D" w:rsidP="00AD4E1D">
            <w:r w:rsidRPr="00E50836">
              <w:t>Domain Users OU and sub OU's based on sit</w:t>
            </w:r>
            <w:r>
              <w:t>e (Job Location)</w:t>
            </w:r>
          </w:p>
          <w:p w14:paraId="77960635" w14:textId="77777777" w:rsidR="00AD4E1D" w:rsidRPr="00E50836" w:rsidRDefault="00AD4E1D" w:rsidP="00AD4E1D"/>
          <w:p w14:paraId="51791291" w14:textId="77777777" w:rsidR="00AD4E1D" w:rsidRPr="00E50836" w:rsidRDefault="00AD4E1D" w:rsidP="00AD4E1D">
            <w:r w:rsidRPr="00E50836">
              <w:t>Domain Users\CSM\ - Chateau Ste Michelle WDV</w:t>
            </w:r>
          </w:p>
          <w:p w14:paraId="710A74B2" w14:textId="77777777" w:rsidR="00AD4E1D" w:rsidRDefault="00AD4E1D" w:rsidP="00AD4E1D">
            <w:r w:rsidRPr="00E50836">
              <w:t>Domain Users\COL\ - Columbia Crest</w:t>
            </w:r>
          </w:p>
          <w:p w14:paraId="547D3642" w14:textId="5E01403E" w:rsidR="00AD4E1D" w:rsidRPr="00B711D2" w:rsidRDefault="00AD4E1D" w:rsidP="00AD4E1D"/>
        </w:tc>
      </w:tr>
      <w:tr w:rsidR="00695FC0" w:rsidRPr="00B711D2" w14:paraId="43185200" w14:textId="77777777" w:rsidTr="00AD4E1D">
        <w:trPr>
          <w:trHeight w:val="1295"/>
        </w:trPr>
        <w:tc>
          <w:tcPr>
            <w:tcW w:w="1345" w:type="dxa"/>
            <w:noWrap/>
            <w:hideMark/>
          </w:tcPr>
          <w:p w14:paraId="676487A9" w14:textId="77777777" w:rsidR="00695FC0" w:rsidRPr="00B711D2" w:rsidRDefault="00695FC0" w:rsidP="00250134">
            <w:pPr>
              <w:jc w:val="left"/>
            </w:pPr>
            <w:r w:rsidRPr="00B711D2">
              <w:lastRenderedPageBreak/>
              <w:t>2.1.18</w:t>
            </w:r>
          </w:p>
        </w:tc>
        <w:tc>
          <w:tcPr>
            <w:tcW w:w="8005" w:type="dxa"/>
            <w:hideMark/>
          </w:tcPr>
          <w:p w14:paraId="16B544AD" w14:textId="4CA28443" w:rsidR="00C2764E" w:rsidRPr="00B711D2" w:rsidRDefault="00C2764E" w:rsidP="00C2764E">
            <w:pPr>
              <w:jc w:val="left"/>
            </w:pPr>
            <w:r>
              <w:t>IAM system (SailPoint) must send the notification email to User/Manager/Requestor once the AD account is provisioned in SailPoint. Email template must follow the Altria’s standards.</w:t>
            </w:r>
            <w:r w:rsidR="00F162D9">
              <w:t xml:space="preserve"> Manager email </w:t>
            </w:r>
          </w:p>
        </w:tc>
      </w:tr>
      <w:tr w:rsidR="00695FC0" w:rsidRPr="00B711D2" w14:paraId="25B302F0" w14:textId="77777777" w:rsidTr="00250134">
        <w:trPr>
          <w:trHeight w:val="2130"/>
        </w:trPr>
        <w:tc>
          <w:tcPr>
            <w:tcW w:w="1345" w:type="dxa"/>
            <w:noWrap/>
            <w:hideMark/>
          </w:tcPr>
          <w:p w14:paraId="170EA9D6" w14:textId="77777777" w:rsidR="00695FC0" w:rsidRPr="00B711D2" w:rsidRDefault="00695FC0" w:rsidP="00250134">
            <w:pPr>
              <w:jc w:val="left"/>
            </w:pPr>
            <w:r w:rsidRPr="00B711D2">
              <w:t>2.1.20</w:t>
            </w:r>
          </w:p>
        </w:tc>
        <w:tc>
          <w:tcPr>
            <w:tcW w:w="8005" w:type="dxa"/>
            <w:hideMark/>
          </w:tcPr>
          <w:p w14:paraId="0356BE83" w14:textId="77777777" w:rsidR="00695FC0" w:rsidRDefault="00695FC0" w:rsidP="00250134">
            <w:pPr>
              <w:jc w:val="left"/>
            </w:pPr>
            <w:r w:rsidRPr="00B711D2">
              <w:t>Create the following AD attributes for shared mailbox accounts:</w:t>
            </w:r>
            <w:r w:rsidRPr="00B711D2">
              <w:br/>
              <w:t>• mail Nickname (in case email was selected)</w:t>
            </w:r>
            <w:r w:rsidRPr="00B711D2">
              <w:br/>
              <w:t>• mail (in case email was selected)</w:t>
            </w:r>
            <w:r w:rsidRPr="00B711D2">
              <w:br/>
              <w:t>* assign ownership of shared mailbox account</w:t>
            </w:r>
            <w:r w:rsidRPr="00B711D2">
              <w:br/>
              <w:t>* auto-create the ad group associated with the mailbox and assign user's permissions</w:t>
            </w:r>
          </w:p>
          <w:p w14:paraId="2D7170FD" w14:textId="77777777" w:rsidR="00F162D9" w:rsidRDefault="00F162D9" w:rsidP="00F162D9"/>
          <w:p w14:paraId="2896366F" w14:textId="31D758AB" w:rsidR="00F162D9" w:rsidRPr="00F162D9" w:rsidRDefault="00F162D9" w:rsidP="00F162D9"/>
        </w:tc>
      </w:tr>
      <w:tr w:rsidR="00695FC0" w:rsidRPr="00B711D2" w14:paraId="09526F91" w14:textId="77777777" w:rsidTr="00250134">
        <w:trPr>
          <w:trHeight w:val="1004"/>
        </w:trPr>
        <w:tc>
          <w:tcPr>
            <w:tcW w:w="1345" w:type="dxa"/>
            <w:noWrap/>
            <w:hideMark/>
          </w:tcPr>
          <w:p w14:paraId="5F847705" w14:textId="77777777" w:rsidR="00695FC0" w:rsidRPr="00B711D2" w:rsidRDefault="00695FC0" w:rsidP="00250134">
            <w:pPr>
              <w:jc w:val="left"/>
            </w:pPr>
            <w:r w:rsidRPr="00B711D2">
              <w:t> </w:t>
            </w:r>
          </w:p>
        </w:tc>
        <w:tc>
          <w:tcPr>
            <w:tcW w:w="8005" w:type="dxa"/>
            <w:hideMark/>
          </w:tcPr>
          <w:p w14:paraId="77D6DFBE" w14:textId="269175A4" w:rsidR="00515B0F" w:rsidRPr="00B711D2" w:rsidRDefault="00515B0F" w:rsidP="00515B0F">
            <w:pPr>
              <w:jc w:val="left"/>
            </w:pPr>
            <w:r>
              <w:t>licenses should be removed</w:t>
            </w:r>
            <w:r w:rsidR="00F162D9">
              <w:t xml:space="preserve"> when O365 account is disabled</w:t>
            </w:r>
          </w:p>
        </w:tc>
      </w:tr>
      <w:tr w:rsidR="00695FC0" w:rsidRPr="00B711D2" w14:paraId="40D0DA3F" w14:textId="77777777" w:rsidTr="00250134">
        <w:trPr>
          <w:trHeight w:val="1004"/>
        </w:trPr>
        <w:tc>
          <w:tcPr>
            <w:tcW w:w="1345" w:type="dxa"/>
            <w:noWrap/>
            <w:hideMark/>
          </w:tcPr>
          <w:p w14:paraId="3A8EC4C0" w14:textId="77777777" w:rsidR="00695FC0" w:rsidRPr="00B711D2" w:rsidRDefault="00695FC0" w:rsidP="00250134">
            <w:pPr>
              <w:jc w:val="left"/>
            </w:pPr>
            <w:r w:rsidRPr="00B711D2">
              <w:t>2.1.22</w:t>
            </w:r>
          </w:p>
        </w:tc>
        <w:tc>
          <w:tcPr>
            <w:tcW w:w="8005" w:type="dxa"/>
            <w:hideMark/>
          </w:tcPr>
          <w:p w14:paraId="121EC0A3" w14:textId="77777777" w:rsidR="00695FC0" w:rsidRPr="00B711D2" w:rsidRDefault="00695FC0" w:rsidP="00250134">
            <w:pPr>
              <w:jc w:val="left"/>
            </w:pPr>
            <w:r w:rsidRPr="00B711D2">
              <w:t>The turnaround time on access provisioning and deprovisioning will be less than 1 hour after approvals or the appropriate event trigger.  Alert thresholds will be established to avoid unplanned impacts by scenario.</w:t>
            </w:r>
          </w:p>
        </w:tc>
      </w:tr>
      <w:tr w:rsidR="00695FC0" w:rsidRPr="00B711D2" w14:paraId="2C0BF59F" w14:textId="77777777" w:rsidTr="00250134">
        <w:trPr>
          <w:trHeight w:val="2696"/>
        </w:trPr>
        <w:tc>
          <w:tcPr>
            <w:tcW w:w="1345" w:type="dxa"/>
            <w:noWrap/>
            <w:hideMark/>
          </w:tcPr>
          <w:p w14:paraId="27518319" w14:textId="77777777" w:rsidR="00695FC0" w:rsidRPr="00B711D2" w:rsidRDefault="00695FC0" w:rsidP="00250134">
            <w:pPr>
              <w:jc w:val="left"/>
            </w:pPr>
            <w:r w:rsidRPr="00B711D2">
              <w:t>2.1.23</w:t>
            </w:r>
          </w:p>
        </w:tc>
        <w:tc>
          <w:tcPr>
            <w:tcW w:w="8005" w:type="dxa"/>
            <w:hideMark/>
          </w:tcPr>
          <w:p w14:paraId="597FA179" w14:textId="77777777" w:rsidR="00695FC0" w:rsidRDefault="00695FC0" w:rsidP="00250134">
            <w:pPr>
              <w:jc w:val="left"/>
            </w:pPr>
            <w:r w:rsidRPr="00B711D2">
              <w:t>Automate the following access recertification process for AD</w:t>
            </w:r>
            <w:r w:rsidRPr="00B711D2">
              <w:br/>
              <w:t xml:space="preserve">  - Group / DL membership</w:t>
            </w:r>
            <w:r w:rsidRPr="00B711D2">
              <w:br/>
              <w:t xml:space="preserve">  - Group / DL ownership</w:t>
            </w:r>
            <w:r w:rsidRPr="00B711D2">
              <w:br/>
              <w:t xml:space="preserve">  - Auxiliary Account ownership (service, mailbox, phone, etc.)</w:t>
            </w:r>
            <w:r w:rsidRPr="00B711D2">
              <w:br/>
              <w:t xml:space="preserve">  - Auxiliary Account validity and purpose</w:t>
            </w:r>
            <w:r w:rsidRPr="00B711D2">
              <w:br/>
              <w:t xml:space="preserve">  - Group /DL validity and purpose</w:t>
            </w:r>
            <w:r w:rsidRPr="00B711D2">
              <w:br/>
              <w:t xml:space="preserve">  - Group Attribute validation (Privacy, Privileged, etc.)</w:t>
            </w:r>
          </w:p>
          <w:p w14:paraId="3C100DF2" w14:textId="77777777" w:rsidR="00E901B5" w:rsidRDefault="00E901B5" w:rsidP="00250134">
            <w:pPr>
              <w:jc w:val="left"/>
            </w:pPr>
          </w:p>
          <w:p w14:paraId="14CCB7AF" w14:textId="77777777" w:rsidR="00E901B5" w:rsidRDefault="00E901B5" w:rsidP="00250134">
            <w:pPr>
              <w:jc w:val="left"/>
            </w:pPr>
            <w:r>
              <w:t>Schedule recertification for the below</w:t>
            </w:r>
          </w:p>
          <w:p w14:paraId="7D1F123F" w14:textId="0CCB9EF3" w:rsidR="00E901B5" w:rsidRPr="00B711D2" w:rsidRDefault="00E901B5" w:rsidP="00250134">
            <w:pPr>
              <w:jc w:val="left"/>
            </w:pPr>
            <w:r w:rsidRPr="00B711D2">
              <w:t>- Group / DL membership</w:t>
            </w:r>
            <w:r w:rsidRPr="00B711D2">
              <w:br/>
              <w:t xml:space="preserve">  - Group / DL ownership</w:t>
            </w:r>
            <w:r w:rsidRPr="00B711D2">
              <w:br/>
              <w:t xml:space="preserve">  - Auxiliary Account ownership (service, mailbox, phone, etc.)</w:t>
            </w:r>
            <w:r w:rsidRPr="00B711D2">
              <w:br/>
              <w:t xml:space="preserve">  - Auxiliary Account validity and purpose</w:t>
            </w:r>
            <w:r w:rsidRPr="00B711D2">
              <w:br/>
              <w:t xml:space="preserve">  - Group /DL validity and purpose</w:t>
            </w:r>
            <w:r w:rsidRPr="00B711D2">
              <w:br/>
              <w:t xml:space="preserve">  - Group Attribute validation (Privacy, Privileged, etc.)</w:t>
            </w:r>
          </w:p>
        </w:tc>
      </w:tr>
      <w:tr w:rsidR="00695FC0" w:rsidRPr="00B711D2" w14:paraId="02521008" w14:textId="77777777" w:rsidTr="00250134">
        <w:trPr>
          <w:trHeight w:val="1004"/>
        </w:trPr>
        <w:tc>
          <w:tcPr>
            <w:tcW w:w="1345" w:type="dxa"/>
            <w:noWrap/>
            <w:hideMark/>
          </w:tcPr>
          <w:p w14:paraId="61DA9C9E" w14:textId="77777777" w:rsidR="00695FC0" w:rsidRPr="00B711D2" w:rsidRDefault="00695FC0" w:rsidP="00250134">
            <w:pPr>
              <w:jc w:val="left"/>
            </w:pPr>
            <w:r w:rsidRPr="00B711D2">
              <w:t>2.1.24</w:t>
            </w:r>
          </w:p>
        </w:tc>
        <w:tc>
          <w:tcPr>
            <w:tcW w:w="8005" w:type="dxa"/>
            <w:hideMark/>
          </w:tcPr>
          <w:p w14:paraId="6BF7695B" w14:textId="77777777" w:rsidR="00695FC0" w:rsidRDefault="00695FC0" w:rsidP="00250134">
            <w:pPr>
              <w:jc w:val="left"/>
            </w:pPr>
            <w:r w:rsidRPr="00B711D2">
              <w:t>Primary and secondary owners can manage ownership of AD Groups. The secondary owner will be able to edit everything except primary owner.</w:t>
            </w:r>
          </w:p>
          <w:p w14:paraId="1AB73AA8" w14:textId="1F1B3864" w:rsidR="00C902D3" w:rsidRPr="00B711D2" w:rsidRDefault="00C902D3" w:rsidP="00250134">
            <w:pPr>
              <w:jc w:val="left"/>
            </w:pPr>
          </w:p>
        </w:tc>
      </w:tr>
      <w:tr w:rsidR="00695FC0" w:rsidRPr="00B711D2" w14:paraId="73D60F08" w14:textId="77777777" w:rsidTr="00250134">
        <w:trPr>
          <w:trHeight w:val="1004"/>
        </w:trPr>
        <w:tc>
          <w:tcPr>
            <w:tcW w:w="1345" w:type="dxa"/>
            <w:noWrap/>
            <w:hideMark/>
          </w:tcPr>
          <w:p w14:paraId="213DC3F2" w14:textId="77777777" w:rsidR="00695FC0" w:rsidRPr="00B711D2" w:rsidRDefault="00695FC0" w:rsidP="00250134">
            <w:pPr>
              <w:jc w:val="left"/>
            </w:pPr>
            <w:r w:rsidRPr="00B711D2">
              <w:t>2.1.25</w:t>
            </w:r>
          </w:p>
        </w:tc>
        <w:tc>
          <w:tcPr>
            <w:tcW w:w="8005" w:type="dxa"/>
            <w:hideMark/>
          </w:tcPr>
          <w:p w14:paraId="619CC518" w14:textId="355AD88A" w:rsidR="00C902D3" w:rsidRDefault="00C902D3" w:rsidP="00C902D3">
            <w:pPr>
              <w:jc w:val="left"/>
            </w:pPr>
            <w:r>
              <w:t xml:space="preserve">In SailPoint, assign and manage owners for system account such as service accounts, shared </w:t>
            </w:r>
            <w:proofErr w:type="gramStart"/>
            <w:r>
              <w:t>mailboxes ,</w:t>
            </w:r>
            <w:proofErr w:type="gramEnd"/>
            <w:r>
              <w:t xml:space="preserve"> etc.,</w:t>
            </w:r>
          </w:p>
          <w:p w14:paraId="408BF438" w14:textId="77777777" w:rsidR="00D2040F" w:rsidRDefault="00D2040F" w:rsidP="00D2040F"/>
          <w:p w14:paraId="5992E7DE" w14:textId="5642177D" w:rsidR="00D2040F" w:rsidRPr="00D2040F" w:rsidRDefault="00D2040F" w:rsidP="00D2040F"/>
        </w:tc>
      </w:tr>
      <w:tr w:rsidR="00695FC0" w:rsidRPr="00B711D2" w14:paraId="72DB421E" w14:textId="77777777" w:rsidTr="00250134">
        <w:trPr>
          <w:trHeight w:val="1985"/>
        </w:trPr>
        <w:tc>
          <w:tcPr>
            <w:tcW w:w="1345" w:type="dxa"/>
            <w:noWrap/>
            <w:hideMark/>
          </w:tcPr>
          <w:p w14:paraId="760B8882" w14:textId="77777777" w:rsidR="00695FC0" w:rsidRPr="00B711D2" w:rsidRDefault="00695FC0" w:rsidP="00250134">
            <w:pPr>
              <w:jc w:val="left"/>
            </w:pPr>
            <w:r w:rsidRPr="00B711D2">
              <w:lastRenderedPageBreak/>
              <w:t>2.1.26</w:t>
            </w:r>
          </w:p>
        </w:tc>
        <w:tc>
          <w:tcPr>
            <w:tcW w:w="8005" w:type="dxa"/>
            <w:hideMark/>
          </w:tcPr>
          <w:p w14:paraId="5061DB2C" w14:textId="0CC2F5D1" w:rsidR="00695FC0" w:rsidRDefault="00D2040F" w:rsidP="00250134">
            <w:pPr>
              <w:jc w:val="left"/>
            </w:pPr>
            <w:r>
              <w:t>LCM module of IIQ will be capable of handling below challenges</w:t>
            </w:r>
            <w:r w:rsidR="00D22C9E">
              <w:t xml:space="preserve"> by enabling all the features of access request page through </w:t>
            </w:r>
            <w:proofErr w:type="spellStart"/>
            <w:r w:rsidR="00D22C9E">
              <w:t>QuickLink</w:t>
            </w:r>
            <w:proofErr w:type="spellEnd"/>
            <w:r w:rsidR="00D22C9E">
              <w:t xml:space="preserve"> Population configuration page</w:t>
            </w:r>
            <w:r>
              <w:t xml:space="preserve"> –</w:t>
            </w:r>
            <w:r w:rsidR="00695FC0" w:rsidRPr="00B711D2">
              <w:br/>
              <w:t xml:space="preserve">  - Create multiple accounts</w:t>
            </w:r>
            <w:r w:rsidR="00695FC0" w:rsidRPr="00B711D2">
              <w:br/>
              <w:t xml:space="preserve">  - Bulk add/remove from Groups / DLs </w:t>
            </w:r>
            <w:r w:rsidR="00695FC0" w:rsidRPr="00B711D2">
              <w:br/>
              <w:t xml:space="preserve">  - Bulk changes to accounts (i.e. bulk disable)</w:t>
            </w:r>
          </w:p>
          <w:p w14:paraId="3380E4EE" w14:textId="2E5D008F" w:rsidR="00D2040F" w:rsidRPr="00B711D2" w:rsidRDefault="00D2040F" w:rsidP="00250134">
            <w:pPr>
              <w:jc w:val="left"/>
            </w:pPr>
          </w:p>
        </w:tc>
      </w:tr>
      <w:tr w:rsidR="00695FC0" w:rsidRPr="00B711D2" w14:paraId="04B220D5" w14:textId="77777777" w:rsidTr="00250134">
        <w:trPr>
          <w:trHeight w:val="1004"/>
        </w:trPr>
        <w:tc>
          <w:tcPr>
            <w:tcW w:w="1345" w:type="dxa"/>
            <w:noWrap/>
            <w:hideMark/>
          </w:tcPr>
          <w:p w14:paraId="608479EC" w14:textId="77777777" w:rsidR="00695FC0" w:rsidRPr="00B711D2" w:rsidRDefault="00695FC0" w:rsidP="00250134">
            <w:pPr>
              <w:jc w:val="left"/>
            </w:pPr>
            <w:r w:rsidRPr="00B711D2">
              <w:t>2.1.26</w:t>
            </w:r>
          </w:p>
        </w:tc>
        <w:tc>
          <w:tcPr>
            <w:tcW w:w="8005" w:type="dxa"/>
            <w:hideMark/>
          </w:tcPr>
          <w:p w14:paraId="55464AD8" w14:textId="1AFD5B47" w:rsidR="00695FC0" w:rsidRPr="00B711D2" w:rsidRDefault="00C902D3" w:rsidP="00C902D3">
            <w:pPr>
              <w:jc w:val="left"/>
            </w:pPr>
            <w:r>
              <w:t>As part of leaver process, disable/remove PCI group access</w:t>
            </w:r>
            <w:r w:rsidR="00695FC0" w:rsidRPr="00B711D2">
              <w:t xml:space="preserve"> </w:t>
            </w:r>
          </w:p>
        </w:tc>
      </w:tr>
      <w:tr w:rsidR="00695FC0" w:rsidRPr="00B711D2" w14:paraId="1441B8C9" w14:textId="77777777" w:rsidTr="00250134">
        <w:trPr>
          <w:trHeight w:val="1004"/>
        </w:trPr>
        <w:tc>
          <w:tcPr>
            <w:tcW w:w="1345" w:type="dxa"/>
            <w:noWrap/>
            <w:hideMark/>
          </w:tcPr>
          <w:p w14:paraId="40A22F1F" w14:textId="77777777" w:rsidR="00695FC0" w:rsidRPr="00B711D2" w:rsidRDefault="00695FC0" w:rsidP="00250134">
            <w:pPr>
              <w:jc w:val="left"/>
            </w:pPr>
            <w:r w:rsidRPr="00B711D2">
              <w:t>2.1.27</w:t>
            </w:r>
          </w:p>
        </w:tc>
        <w:tc>
          <w:tcPr>
            <w:tcW w:w="8005" w:type="dxa"/>
            <w:hideMark/>
          </w:tcPr>
          <w:p w14:paraId="28F68464" w14:textId="77777777" w:rsidR="00695FC0" w:rsidRPr="00B711D2" w:rsidRDefault="00695FC0" w:rsidP="00250134">
            <w:pPr>
              <w:jc w:val="left"/>
            </w:pPr>
            <w:proofErr w:type="spellStart"/>
            <w:r w:rsidRPr="00B711D2">
              <w:t>IdM</w:t>
            </w:r>
            <w:proofErr w:type="spellEnd"/>
            <w:r w:rsidRPr="00B711D2">
              <w:t xml:space="preserve"> system must track shared mailbox access ownership, there must be primary and can have secondary owners</w:t>
            </w:r>
          </w:p>
        </w:tc>
      </w:tr>
      <w:tr w:rsidR="00695FC0" w:rsidRPr="00B711D2" w14:paraId="49B01766" w14:textId="77777777" w:rsidTr="00250134">
        <w:trPr>
          <w:trHeight w:val="1004"/>
        </w:trPr>
        <w:tc>
          <w:tcPr>
            <w:tcW w:w="1345" w:type="dxa"/>
            <w:noWrap/>
            <w:hideMark/>
          </w:tcPr>
          <w:p w14:paraId="385AC34C" w14:textId="77777777" w:rsidR="00695FC0" w:rsidRPr="00B711D2" w:rsidRDefault="00695FC0" w:rsidP="00250134">
            <w:pPr>
              <w:jc w:val="left"/>
            </w:pPr>
            <w:r w:rsidRPr="00B711D2">
              <w:t>No Number</w:t>
            </w:r>
          </w:p>
        </w:tc>
        <w:tc>
          <w:tcPr>
            <w:tcW w:w="8005" w:type="dxa"/>
            <w:hideMark/>
          </w:tcPr>
          <w:p w14:paraId="76965B01" w14:textId="77777777" w:rsidR="00132F88" w:rsidRDefault="00132F88" w:rsidP="00132F88">
            <w:pPr>
              <w:jc w:val="left"/>
            </w:pPr>
            <w:r>
              <w:t>Capture the group &amp; description details and include them in email template while send to approver for approval.</w:t>
            </w:r>
          </w:p>
          <w:p w14:paraId="62A4C60C" w14:textId="77777777" w:rsidR="00CF24D3" w:rsidRDefault="00CF24D3" w:rsidP="00CF24D3"/>
          <w:p w14:paraId="0D031101" w14:textId="012E2742" w:rsidR="00CF24D3" w:rsidRPr="00CF24D3" w:rsidRDefault="00CF24D3" w:rsidP="00CF24D3"/>
        </w:tc>
      </w:tr>
      <w:tr w:rsidR="00695FC0" w:rsidRPr="00B711D2" w14:paraId="5C0B929C" w14:textId="77777777" w:rsidTr="00250134">
        <w:trPr>
          <w:trHeight w:val="1004"/>
        </w:trPr>
        <w:tc>
          <w:tcPr>
            <w:tcW w:w="1345" w:type="dxa"/>
            <w:noWrap/>
            <w:hideMark/>
          </w:tcPr>
          <w:p w14:paraId="037E7B33" w14:textId="77777777" w:rsidR="00695FC0" w:rsidRPr="00B711D2" w:rsidRDefault="00695FC0" w:rsidP="00250134">
            <w:pPr>
              <w:jc w:val="left"/>
            </w:pPr>
            <w:r w:rsidRPr="00B711D2">
              <w:t>No Number</w:t>
            </w:r>
          </w:p>
        </w:tc>
        <w:tc>
          <w:tcPr>
            <w:tcW w:w="8005" w:type="dxa"/>
            <w:hideMark/>
          </w:tcPr>
          <w:p w14:paraId="26491085" w14:textId="77777777" w:rsidR="00695FC0" w:rsidRPr="00B711D2" w:rsidRDefault="00695FC0" w:rsidP="00250134">
            <w:pPr>
              <w:jc w:val="left"/>
            </w:pPr>
            <w:r w:rsidRPr="00B711D2">
              <w:t>Conference room Account creation</w:t>
            </w:r>
          </w:p>
        </w:tc>
      </w:tr>
      <w:tr w:rsidR="00695FC0" w:rsidRPr="00B711D2" w14:paraId="062F4561" w14:textId="77777777" w:rsidTr="00250134">
        <w:trPr>
          <w:trHeight w:val="1004"/>
        </w:trPr>
        <w:tc>
          <w:tcPr>
            <w:tcW w:w="1345" w:type="dxa"/>
            <w:noWrap/>
            <w:hideMark/>
          </w:tcPr>
          <w:p w14:paraId="430451C6" w14:textId="77777777" w:rsidR="00695FC0" w:rsidRPr="00B711D2" w:rsidRDefault="00695FC0" w:rsidP="00250134">
            <w:pPr>
              <w:jc w:val="left"/>
            </w:pPr>
            <w:r w:rsidRPr="00B711D2">
              <w:t>No Number</w:t>
            </w:r>
          </w:p>
        </w:tc>
        <w:tc>
          <w:tcPr>
            <w:tcW w:w="8005" w:type="dxa"/>
            <w:hideMark/>
          </w:tcPr>
          <w:p w14:paraId="17C1F060" w14:textId="77777777" w:rsidR="00695FC0" w:rsidRPr="00B711D2" w:rsidRDefault="00695FC0" w:rsidP="00250134">
            <w:pPr>
              <w:jc w:val="left"/>
            </w:pPr>
            <w:r w:rsidRPr="00B711D2">
              <w:t xml:space="preserve">The IAM System needs to provide business labels that are searchable for access to information in human readable, business friendly formats. </w:t>
            </w:r>
          </w:p>
        </w:tc>
      </w:tr>
      <w:tr w:rsidR="00695FC0" w:rsidRPr="00B711D2" w14:paraId="6D5DD8B8" w14:textId="77777777" w:rsidTr="00250134">
        <w:trPr>
          <w:trHeight w:val="1916"/>
        </w:trPr>
        <w:tc>
          <w:tcPr>
            <w:tcW w:w="1345" w:type="dxa"/>
            <w:noWrap/>
            <w:hideMark/>
          </w:tcPr>
          <w:p w14:paraId="5E855E0C" w14:textId="77777777" w:rsidR="00695FC0" w:rsidRPr="00B711D2" w:rsidRDefault="00695FC0" w:rsidP="00250134">
            <w:pPr>
              <w:jc w:val="left"/>
            </w:pPr>
            <w:r w:rsidRPr="00B711D2">
              <w:t>NEW</w:t>
            </w:r>
          </w:p>
        </w:tc>
        <w:tc>
          <w:tcPr>
            <w:tcW w:w="8005" w:type="dxa"/>
            <w:hideMark/>
          </w:tcPr>
          <w:p w14:paraId="3D75DAF6" w14:textId="77777777" w:rsidR="00695FC0" w:rsidRPr="00B711D2" w:rsidRDefault="00695FC0" w:rsidP="00250134">
            <w:pPr>
              <w:jc w:val="left"/>
            </w:pPr>
            <w:r w:rsidRPr="00B711D2">
              <w:t xml:space="preserve">Support change to email address based on Operating company changes and name changes.  </w:t>
            </w:r>
            <w:r w:rsidRPr="00B711D2">
              <w:br/>
              <w:t xml:space="preserve"> Make new address the primary in Outlook</w:t>
            </w:r>
            <w:r w:rsidRPr="00B711D2">
              <w:br/>
              <w:t xml:space="preserve"> Move previous primary address to a secondary for 90 days</w:t>
            </w:r>
            <w:r w:rsidRPr="00B711D2">
              <w:br/>
              <w:t xml:space="preserve"> Send email to end user of change and the expiration of the previous</w:t>
            </w:r>
            <w:r w:rsidRPr="00B711D2">
              <w:br/>
              <w:t xml:space="preserve"> Send reminder email to end user of expiration of secondary addresses </w:t>
            </w:r>
          </w:p>
        </w:tc>
      </w:tr>
      <w:tr w:rsidR="00695FC0" w:rsidRPr="00B711D2" w14:paraId="345404C5" w14:textId="77777777" w:rsidTr="00250134">
        <w:trPr>
          <w:trHeight w:val="1004"/>
        </w:trPr>
        <w:tc>
          <w:tcPr>
            <w:tcW w:w="1345" w:type="dxa"/>
            <w:noWrap/>
            <w:hideMark/>
          </w:tcPr>
          <w:p w14:paraId="44500461" w14:textId="77777777" w:rsidR="00695FC0" w:rsidRPr="00B711D2" w:rsidRDefault="00695FC0" w:rsidP="00250134">
            <w:pPr>
              <w:jc w:val="left"/>
            </w:pPr>
            <w:r w:rsidRPr="00B711D2">
              <w:t> </w:t>
            </w:r>
          </w:p>
        </w:tc>
        <w:tc>
          <w:tcPr>
            <w:tcW w:w="8005" w:type="dxa"/>
            <w:hideMark/>
          </w:tcPr>
          <w:p w14:paraId="1AC0E6BA" w14:textId="77777777" w:rsidR="00695FC0" w:rsidRDefault="00695FC0" w:rsidP="00250134">
            <w:pPr>
              <w:jc w:val="left"/>
              <w:rPr>
                <w:b/>
                <w:bCs/>
              </w:rPr>
            </w:pPr>
            <w:r w:rsidRPr="00B711D2">
              <w:rPr>
                <w:b/>
                <w:bCs/>
              </w:rPr>
              <w:t>Directory Services -- Active Directory Group Management</w:t>
            </w:r>
          </w:p>
          <w:p w14:paraId="030904BC" w14:textId="77777777" w:rsidR="003E64AF" w:rsidRDefault="003E64AF" w:rsidP="003E64AF">
            <w:pPr>
              <w:rPr>
                <w:b/>
                <w:bCs/>
              </w:rPr>
            </w:pPr>
          </w:p>
          <w:p w14:paraId="4CC4C8B1" w14:textId="75601B6C" w:rsidR="003E64AF" w:rsidRPr="003E64AF" w:rsidRDefault="003E64AF" w:rsidP="003E64AF"/>
        </w:tc>
      </w:tr>
      <w:tr w:rsidR="00695FC0" w:rsidRPr="00B711D2" w14:paraId="536F6B2E" w14:textId="77777777" w:rsidTr="00250134">
        <w:trPr>
          <w:trHeight w:val="1004"/>
        </w:trPr>
        <w:tc>
          <w:tcPr>
            <w:tcW w:w="1345" w:type="dxa"/>
            <w:noWrap/>
            <w:hideMark/>
          </w:tcPr>
          <w:p w14:paraId="1647C493" w14:textId="77777777" w:rsidR="00695FC0" w:rsidRPr="00B711D2" w:rsidRDefault="00695FC0" w:rsidP="00250134">
            <w:pPr>
              <w:jc w:val="left"/>
            </w:pPr>
            <w:r w:rsidRPr="00B711D2">
              <w:t>4.1.02</w:t>
            </w:r>
          </w:p>
        </w:tc>
        <w:tc>
          <w:tcPr>
            <w:tcW w:w="8005" w:type="dxa"/>
            <w:hideMark/>
          </w:tcPr>
          <w:p w14:paraId="5A4CE80F" w14:textId="2F4CCC42" w:rsidR="00695FC0" w:rsidRPr="00B711D2" w:rsidRDefault="003E64AF" w:rsidP="00250134">
            <w:pPr>
              <w:jc w:val="left"/>
            </w:pPr>
            <w:r>
              <w:t>Extended attributes will be created for the managed attributes in IIQ to manage Distribution &amp; Security groups with attributes such as privileges, file share controls and classifications etc.</w:t>
            </w:r>
          </w:p>
        </w:tc>
      </w:tr>
      <w:tr w:rsidR="00695FC0" w:rsidRPr="00B711D2" w14:paraId="56B34CE2" w14:textId="77777777" w:rsidTr="00DB23A4">
        <w:trPr>
          <w:trHeight w:val="881"/>
        </w:trPr>
        <w:tc>
          <w:tcPr>
            <w:tcW w:w="1345" w:type="dxa"/>
            <w:noWrap/>
            <w:hideMark/>
          </w:tcPr>
          <w:p w14:paraId="746F947B" w14:textId="77777777" w:rsidR="00695FC0" w:rsidRPr="00B711D2" w:rsidRDefault="00695FC0" w:rsidP="00250134">
            <w:pPr>
              <w:jc w:val="left"/>
            </w:pPr>
            <w:r w:rsidRPr="00B711D2">
              <w:t>4.1.03</w:t>
            </w:r>
          </w:p>
        </w:tc>
        <w:tc>
          <w:tcPr>
            <w:tcW w:w="8005" w:type="dxa"/>
            <w:hideMark/>
          </w:tcPr>
          <w:p w14:paraId="77A02B8A" w14:textId="59728D8C" w:rsidR="00132F88" w:rsidRPr="00B711D2" w:rsidRDefault="0038093F" w:rsidP="00132F88">
            <w:pPr>
              <w:jc w:val="left"/>
            </w:pPr>
            <w:r>
              <w:t>Users with specific capabilities (</w:t>
            </w:r>
            <w:proofErr w:type="spellStart"/>
            <w:r>
              <w:t>HelpDesk</w:t>
            </w:r>
            <w:proofErr w:type="spellEnd"/>
            <w:r>
              <w:t>\Managers? – TBD SMWE BA) should be able to create new groups for AD and provision it in the AD</w:t>
            </w:r>
          </w:p>
        </w:tc>
      </w:tr>
      <w:tr w:rsidR="00695FC0" w:rsidRPr="00B711D2" w14:paraId="3C7776F4" w14:textId="77777777" w:rsidTr="00250134">
        <w:trPr>
          <w:trHeight w:val="1004"/>
        </w:trPr>
        <w:tc>
          <w:tcPr>
            <w:tcW w:w="1345" w:type="dxa"/>
            <w:noWrap/>
            <w:hideMark/>
          </w:tcPr>
          <w:p w14:paraId="37996EC4" w14:textId="77777777" w:rsidR="00695FC0" w:rsidRPr="00B711D2" w:rsidRDefault="00695FC0" w:rsidP="00250134">
            <w:pPr>
              <w:jc w:val="left"/>
            </w:pPr>
            <w:r w:rsidRPr="00B711D2">
              <w:lastRenderedPageBreak/>
              <w:t>4.1.04</w:t>
            </w:r>
          </w:p>
        </w:tc>
        <w:tc>
          <w:tcPr>
            <w:tcW w:w="8005" w:type="dxa"/>
            <w:hideMark/>
          </w:tcPr>
          <w:p w14:paraId="143B27ED" w14:textId="4B2230B9" w:rsidR="00DE0D68" w:rsidRPr="00B711D2" w:rsidRDefault="00DE0D68" w:rsidP="00DE0D68">
            <w:pPr>
              <w:jc w:val="left"/>
            </w:pPr>
            <w:r>
              <w:t xml:space="preserve">On board all AD groups in SailPoint </w:t>
            </w:r>
          </w:p>
        </w:tc>
      </w:tr>
      <w:tr w:rsidR="00695FC0" w:rsidRPr="00B711D2" w14:paraId="6DC3379F" w14:textId="77777777" w:rsidTr="00250134">
        <w:trPr>
          <w:trHeight w:val="1710"/>
        </w:trPr>
        <w:tc>
          <w:tcPr>
            <w:tcW w:w="1345" w:type="dxa"/>
            <w:noWrap/>
            <w:hideMark/>
          </w:tcPr>
          <w:p w14:paraId="4E1B4FE6" w14:textId="77777777" w:rsidR="00695FC0" w:rsidRPr="00B711D2" w:rsidRDefault="00695FC0" w:rsidP="00250134">
            <w:pPr>
              <w:jc w:val="left"/>
            </w:pPr>
            <w:r w:rsidRPr="00B711D2">
              <w:t>4.1.05</w:t>
            </w:r>
          </w:p>
        </w:tc>
        <w:tc>
          <w:tcPr>
            <w:tcW w:w="8005" w:type="dxa"/>
            <w:hideMark/>
          </w:tcPr>
          <w:p w14:paraId="1AEF98D0" w14:textId="2A61919B" w:rsidR="004C0C62" w:rsidRDefault="004C0C62" w:rsidP="004C0C62">
            <w:pPr>
              <w:jc w:val="left"/>
            </w:pPr>
            <w:r>
              <w:t xml:space="preserve">Customize the welcome message, departure message, all email notifications </w:t>
            </w:r>
            <w:r w:rsidR="00624308">
              <w:t xml:space="preserve">in SailPoint </w:t>
            </w:r>
            <w:r>
              <w:t>as per Altria’s standards</w:t>
            </w:r>
          </w:p>
          <w:p w14:paraId="6E2C8F47" w14:textId="77777777" w:rsidR="0011763A" w:rsidRDefault="0011763A" w:rsidP="0011763A"/>
          <w:p w14:paraId="08D4FB8E" w14:textId="74C61550" w:rsidR="0011763A" w:rsidRPr="0011763A" w:rsidRDefault="0011763A" w:rsidP="0011763A"/>
        </w:tc>
      </w:tr>
      <w:tr w:rsidR="00695FC0" w:rsidRPr="00B711D2" w14:paraId="3401228F" w14:textId="77777777" w:rsidTr="00250134">
        <w:trPr>
          <w:trHeight w:val="1878"/>
        </w:trPr>
        <w:tc>
          <w:tcPr>
            <w:tcW w:w="1345" w:type="dxa"/>
            <w:noWrap/>
            <w:hideMark/>
          </w:tcPr>
          <w:p w14:paraId="7539C213" w14:textId="77777777" w:rsidR="00695FC0" w:rsidRPr="00B711D2" w:rsidRDefault="00695FC0" w:rsidP="00250134">
            <w:pPr>
              <w:jc w:val="left"/>
            </w:pPr>
            <w:r w:rsidRPr="00B711D2">
              <w:t>4.1.06</w:t>
            </w:r>
          </w:p>
        </w:tc>
        <w:tc>
          <w:tcPr>
            <w:tcW w:w="8005" w:type="dxa"/>
            <w:hideMark/>
          </w:tcPr>
          <w:p w14:paraId="43D741B9" w14:textId="2A8EE9AF" w:rsidR="00695FC0" w:rsidRPr="00B711D2" w:rsidRDefault="00695FC0" w:rsidP="00250134">
            <w:pPr>
              <w:jc w:val="left"/>
            </w:pPr>
            <w:r w:rsidRPr="00B711D2">
              <w:t xml:space="preserve">An </w:t>
            </w:r>
            <w:r w:rsidR="0011763A">
              <w:t xml:space="preserve">Extended Attribute will be created to store </w:t>
            </w:r>
            <w:r w:rsidRPr="00B711D2">
              <w:t>Expiration Date</w:t>
            </w:r>
            <w:r w:rsidR="0011763A">
              <w:t xml:space="preserve"> of </w:t>
            </w:r>
            <w:proofErr w:type="gramStart"/>
            <w:r w:rsidR="0011763A">
              <w:t>an</w:t>
            </w:r>
            <w:proofErr w:type="gramEnd"/>
            <w:r w:rsidR="0011763A">
              <w:t xml:space="preserve"> user account. This attribute will sync with the HR source </w:t>
            </w:r>
            <w:proofErr w:type="gramStart"/>
            <w:r w:rsidR="0011763A">
              <w:t>value, or</w:t>
            </w:r>
            <w:proofErr w:type="gramEnd"/>
            <w:r w:rsidR="0011763A">
              <w:t xml:space="preserve"> can be modified using a custom form in the IIQ. Custom should only be only available to the designated person or a workgroup.</w:t>
            </w:r>
            <w:r w:rsidRPr="00B711D2">
              <w:br/>
            </w:r>
            <w:r w:rsidR="0011763A">
              <w:t>Through a custom run rule task in IIQ, e</w:t>
            </w:r>
            <w:r w:rsidRPr="00B711D2">
              <w:t>xpiration notice will be sent to the user</w:t>
            </w:r>
            <w:r w:rsidR="0011763A">
              <w:t>’s</w:t>
            </w:r>
            <w:r w:rsidRPr="00B711D2">
              <w:t xml:space="preserve"> manager/group owner prior to the expiration as follow:</w:t>
            </w:r>
            <w:r w:rsidRPr="00B711D2">
              <w:br/>
              <w:t xml:space="preserve">      o 30 days prior</w:t>
            </w:r>
            <w:r w:rsidRPr="00B711D2">
              <w:br/>
              <w:t xml:space="preserve">      </w:t>
            </w:r>
            <w:proofErr w:type="spellStart"/>
            <w:r w:rsidRPr="00B711D2">
              <w:t>o</w:t>
            </w:r>
            <w:proofErr w:type="spellEnd"/>
            <w:r w:rsidRPr="00B711D2">
              <w:t xml:space="preserve"> 10 days prior</w:t>
            </w:r>
            <w:r w:rsidRPr="00B711D2">
              <w:br/>
              <w:t xml:space="preserve">      </w:t>
            </w:r>
            <w:proofErr w:type="spellStart"/>
            <w:r w:rsidRPr="00B711D2">
              <w:t>o</w:t>
            </w:r>
            <w:proofErr w:type="spellEnd"/>
            <w:r w:rsidRPr="00B711D2">
              <w:t xml:space="preserve"> 3 days prior</w:t>
            </w:r>
            <w:r w:rsidRPr="00B711D2">
              <w:br/>
              <w:t xml:space="preserve">• On expiration date </w:t>
            </w:r>
            <w:r w:rsidR="0011763A">
              <w:t>IIQ will launch the Leaver workflow to</w:t>
            </w:r>
            <w:r w:rsidRPr="00B711D2">
              <w:t xml:space="preserve"> delete the group </w:t>
            </w:r>
            <w:r w:rsidR="0011763A">
              <w:t>and</w:t>
            </w:r>
            <w:r w:rsidR="0011763A" w:rsidRPr="00B711D2">
              <w:t xml:space="preserve"> </w:t>
            </w:r>
            <w:r w:rsidRPr="00B711D2">
              <w:t>disable the user account, unless the expiration date is extended. At the same time a notification is sent to the user/group owner.</w:t>
            </w:r>
            <w:r w:rsidR="0011763A">
              <w:t xml:space="preserve"> </w:t>
            </w:r>
          </w:p>
        </w:tc>
      </w:tr>
      <w:tr w:rsidR="00695FC0" w:rsidRPr="00B711D2" w14:paraId="1FF82757" w14:textId="77777777" w:rsidTr="00250134">
        <w:trPr>
          <w:trHeight w:val="1004"/>
        </w:trPr>
        <w:tc>
          <w:tcPr>
            <w:tcW w:w="1345" w:type="dxa"/>
            <w:noWrap/>
            <w:hideMark/>
          </w:tcPr>
          <w:p w14:paraId="2A97A550" w14:textId="77777777" w:rsidR="00695FC0" w:rsidRPr="00B711D2" w:rsidRDefault="00695FC0" w:rsidP="00250134">
            <w:pPr>
              <w:jc w:val="left"/>
            </w:pPr>
            <w:r w:rsidRPr="00B711D2">
              <w:t>4.1.07</w:t>
            </w:r>
          </w:p>
        </w:tc>
        <w:tc>
          <w:tcPr>
            <w:tcW w:w="8005" w:type="dxa"/>
            <w:hideMark/>
          </w:tcPr>
          <w:p w14:paraId="16ADADFB" w14:textId="07F8D095" w:rsidR="00695FC0" w:rsidRPr="00B711D2" w:rsidRDefault="0011763A" w:rsidP="00250134">
            <w:pPr>
              <w:jc w:val="left"/>
            </w:pPr>
            <w:r>
              <w:t>AD Group owners will have the automatic privilege to modify the group attributes in IIQ. But proper extended attributes must be configured in IIQ to store all the required groups attributes.</w:t>
            </w:r>
          </w:p>
        </w:tc>
      </w:tr>
      <w:tr w:rsidR="00695FC0" w:rsidRPr="00B711D2" w14:paraId="329F5D9E" w14:textId="77777777" w:rsidTr="00250134">
        <w:trPr>
          <w:trHeight w:val="1004"/>
        </w:trPr>
        <w:tc>
          <w:tcPr>
            <w:tcW w:w="1345" w:type="dxa"/>
            <w:noWrap/>
            <w:hideMark/>
          </w:tcPr>
          <w:p w14:paraId="0E09EE14" w14:textId="77777777" w:rsidR="00695FC0" w:rsidRPr="00B711D2" w:rsidRDefault="00695FC0" w:rsidP="00250134">
            <w:pPr>
              <w:jc w:val="left"/>
            </w:pPr>
            <w:r w:rsidRPr="00B711D2">
              <w:t>4.1.08</w:t>
            </w:r>
          </w:p>
        </w:tc>
        <w:tc>
          <w:tcPr>
            <w:tcW w:w="8005" w:type="dxa"/>
            <w:hideMark/>
          </w:tcPr>
          <w:p w14:paraId="2DFF34F5" w14:textId="35BBAAF6" w:rsidR="00695FC0" w:rsidRPr="00B711D2" w:rsidRDefault="004714D9" w:rsidP="00250134">
            <w:pPr>
              <w:jc w:val="left"/>
            </w:pPr>
            <w:r>
              <w:t xml:space="preserve">When new groups are created thru SailPoint, system should ensure it has at least 1 owner and should have the Manager level capability in SailPoint assigned.  (Capability </w:t>
            </w:r>
            <w:proofErr w:type="gramStart"/>
            <w:r>
              <w:t>matrix  for</w:t>
            </w:r>
            <w:proofErr w:type="gramEnd"/>
            <w:r>
              <w:t xml:space="preserve"> SMWE users – SMWE BA)</w:t>
            </w:r>
          </w:p>
        </w:tc>
      </w:tr>
      <w:tr w:rsidR="00695FC0" w:rsidRPr="00B711D2" w14:paraId="563224F6" w14:textId="77777777" w:rsidTr="00250134">
        <w:trPr>
          <w:trHeight w:val="1004"/>
        </w:trPr>
        <w:tc>
          <w:tcPr>
            <w:tcW w:w="1345" w:type="dxa"/>
            <w:noWrap/>
            <w:hideMark/>
          </w:tcPr>
          <w:p w14:paraId="26D73C3C" w14:textId="0B8CC88A" w:rsidR="00695FC0" w:rsidRPr="00B711D2" w:rsidRDefault="00695FC0" w:rsidP="00250134">
            <w:pPr>
              <w:jc w:val="left"/>
            </w:pPr>
            <w:r w:rsidRPr="00B711D2">
              <w:t>4.1.0</w:t>
            </w:r>
            <w:r w:rsidR="00E103DA">
              <w:t>9</w:t>
            </w:r>
          </w:p>
        </w:tc>
        <w:tc>
          <w:tcPr>
            <w:tcW w:w="8005" w:type="dxa"/>
            <w:hideMark/>
          </w:tcPr>
          <w:p w14:paraId="2A2E885D" w14:textId="6FB10130" w:rsidR="00695FC0" w:rsidRPr="00B711D2" w:rsidRDefault="00695FC0" w:rsidP="00250134">
            <w:pPr>
              <w:jc w:val="left"/>
            </w:pPr>
            <w:r w:rsidRPr="00B711D2">
              <w:t>Distribution Lists must have at least 1 owner at any employee level</w:t>
            </w:r>
            <w:r w:rsidR="00E103DA">
              <w:t xml:space="preserve"> </w:t>
            </w:r>
          </w:p>
        </w:tc>
      </w:tr>
      <w:tr w:rsidR="00695FC0" w:rsidRPr="00B711D2" w14:paraId="2EE4ADBC" w14:textId="77777777" w:rsidTr="00250134">
        <w:trPr>
          <w:trHeight w:val="1710"/>
        </w:trPr>
        <w:tc>
          <w:tcPr>
            <w:tcW w:w="1345" w:type="dxa"/>
            <w:noWrap/>
            <w:hideMark/>
          </w:tcPr>
          <w:p w14:paraId="3D98319F" w14:textId="77777777" w:rsidR="00695FC0" w:rsidRPr="00B711D2" w:rsidRDefault="00695FC0" w:rsidP="00250134">
            <w:pPr>
              <w:jc w:val="left"/>
            </w:pPr>
            <w:r w:rsidRPr="00B711D2">
              <w:t>4.1.13</w:t>
            </w:r>
          </w:p>
        </w:tc>
        <w:tc>
          <w:tcPr>
            <w:tcW w:w="8005" w:type="dxa"/>
            <w:hideMark/>
          </w:tcPr>
          <w:p w14:paraId="12B46DCB" w14:textId="6F6689D1" w:rsidR="00695FC0" w:rsidRPr="00B711D2" w:rsidRDefault="00695FC0" w:rsidP="00250134">
            <w:pPr>
              <w:jc w:val="left"/>
            </w:pPr>
            <w:r w:rsidRPr="00B711D2">
              <w:t xml:space="preserve"> Group Owners</w:t>
            </w:r>
            <w:r w:rsidR="009A0458">
              <w:t xml:space="preserve"> will be able</w:t>
            </w:r>
            <w:r w:rsidRPr="00B711D2">
              <w:t xml:space="preserve"> to modify the following attributes of their groups:</w:t>
            </w:r>
            <w:r w:rsidRPr="00B711D2">
              <w:br/>
              <w:t>o Member</w:t>
            </w:r>
            <w:r w:rsidRPr="00B711D2">
              <w:br/>
            </w:r>
            <w:proofErr w:type="spellStart"/>
            <w:r w:rsidRPr="00B711D2">
              <w:t>o</w:t>
            </w:r>
            <w:proofErr w:type="spellEnd"/>
            <w:r w:rsidRPr="00B711D2">
              <w:t xml:space="preserve"> Expiration Date</w:t>
            </w:r>
            <w:r w:rsidRPr="00B711D2">
              <w:br/>
            </w:r>
            <w:proofErr w:type="spellStart"/>
            <w:r w:rsidRPr="00B711D2">
              <w:t>o</w:t>
            </w:r>
            <w:proofErr w:type="spellEnd"/>
            <w:r w:rsidRPr="00B711D2">
              <w:t xml:space="preserve"> Description</w:t>
            </w:r>
            <w:r w:rsidRPr="00B711D2">
              <w:br/>
            </w:r>
            <w:proofErr w:type="spellStart"/>
            <w:r w:rsidRPr="00B711D2">
              <w:t>o</w:t>
            </w:r>
            <w:proofErr w:type="spellEnd"/>
            <w:r w:rsidRPr="00B711D2">
              <w:t xml:space="preserve"> Owner</w:t>
            </w:r>
          </w:p>
        </w:tc>
      </w:tr>
    </w:tbl>
    <w:p w14:paraId="15E9C67D" w14:textId="77777777" w:rsidR="00695FC0" w:rsidRDefault="00695FC0" w:rsidP="00695FC0"/>
    <w:p w14:paraId="123639AD" w14:textId="454F5DDD" w:rsidR="00695FC0" w:rsidRDefault="00695FC0" w:rsidP="00A1237E">
      <w:pPr>
        <w:rPr>
          <w:b/>
          <w:sz w:val="28"/>
        </w:rPr>
      </w:pPr>
    </w:p>
    <w:p w14:paraId="10D0D416" w14:textId="3664F994" w:rsidR="00695FC0" w:rsidRDefault="00695FC0" w:rsidP="00A1237E">
      <w:pPr>
        <w:rPr>
          <w:b/>
          <w:sz w:val="28"/>
        </w:rPr>
      </w:pPr>
    </w:p>
    <w:p w14:paraId="5AC77556" w14:textId="77777777" w:rsidR="00695FC0" w:rsidRDefault="00695FC0" w:rsidP="00A1237E">
      <w:pPr>
        <w:rPr>
          <w:b/>
          <w:sz w:val="28"/>
        </w:rPr>
      </w:pPr>
    </w:p>
    <w:p w14:paraId="3F4E7D50" w14:textId="77777777" w:rsidR="00E50836" w:rsidRDefault="00E50836" w:rsidP="00A1237E">
      <w:pPr>
        <w:rPr>
          <w:b/>
          <w:sz w:val="28"/>
        </w:rPr>
      </w:pPr>
    </w:p>
    <w:p w14:paraId="4933EDD0" w14:textId="77777777" w:rsidR="00A1237E" w:rsidRPr="004E0243" w:rsidRDefault="00A1237E" w:rsidP="00A1237E">
      <w:pPr>
        <w:rPr>
          <w:b/>
          <w:sz w:val="28"/>
        </w:rPr>
      </w:pPr>
      <w:r w:rsidRPr="004E0243">
        <w:rPr>
          <w:b/>
          <w:sz w:val="28"/>
        </w:rPr>
        <w:t>Exchange\O365:</w:t>
      </w:r>
    </w:p>
    <w:p w14:paraId="68372F7C" w14:textId="77777777" w:rsidR="00A1237E" w:rsidRDefault="00A1237E" w:rsidP="00A1237E"/>
    <w:p w14:paraId="2825899B" w14:textId="77777777" w:rsidR="00A1237E" w:rsidRDefault="00A1237E" w:rsidP="00A1237E">
      <w:r>
        <w:t xml:space="preserve">SMWE has a hybrid environment for Mailboxes which includes an on-Premise Exchange Server and O365 in the cloud. AD Connect\Sync is used to sync between these. </w:t>
      </w:r>
    </w:p>
    <w:p w14:paraId="5A3F39F3" w14:textId="77777777" w:rsidR="00CE7671" w:rsidRDefault="00CE7671" w:rsidP="00A1237E"/>
    <w:p w14:paraId="41DDB9D8" w14:textId="692E142A" w:rsidR="00A1237E" w:rsidRDefault="00A1237E" w:rsidP="00A1237E">
      <w:pPr>
        <w:rPr>
          <w:u w:val="single"/>
        </w:rPr>
      </w:pPr>
      <w:r w:rsidRPr="004E0243">
        <w:rPr>
          <w:u w:val="single"/>
        </w:rPr>
        <w:t>Current Process:</w:t>
      </w:r>
    </w:p>
    <w:p w14:paraId="27C87B9B" w14:textId="08E81DC0" w:rsidR="00CE7671" w:rsidRDefault="00CE7671" w:rsidP="00A1237E">
      <w:pPr>
        <w:rPr>
          <w:u w:val="single"/>
        </w:rPr>
      </w:pPr>
    </w:p>
    <w:p w14:paraId="4BCA1628" w14:textId="4ABC2086" w:rsidR="00CE7671" w:rsidRDefault="00A423FA" w:rsidP="00A423FA">
      <w:r>
        <w:t xml:space="preserve">        </w:t>
      </w:r>
      <w:r w:rsidR="00CE7671" w:rsidRPr="00CE7671">
        <w:t>Exchange Server Version:</w:t>
      </w:r>
    </w:p>
    <w:p w14:paraId="708945B9" w14:textId="77777777" w:rsidR="00CE7671" w:rsidRPr="00CE7671" w:rsidRDefault="00CE7671" w:rsidP="00A1237E"/>
    <w:tbl>
      <w:tblPr>
        <w:tblW w:w="8123" w:type="dxa"/>
        <w:tblInd w:w="618" w:type="dxa"/>
        <w:shd w:val="clear" w:color="auto" w:fill="FFFFFF"/>
        <w:tblCellMar>
          <w:top w:w="15" w:type="dxa"/>
          <w:left w:w="15" w:type="dxa"/>
          <w:bottom w:w="15" w:type="dxa"/>
          <w:right w:w="15" w:type="dxa"/>
        </w:tblCellMar>
        <w:tblLook w:val="04A0" w:firstRow="1" w:lastRow="0" w:firstColumn="1" w:lastColumn="0" w:noHBand="0" w:noVBand="1"/>
      </w:tblPr>
      <w:tblGrid>
        <w:gridCol w:w="2917"/>
        <w:gridCol w:w="1729"/>
        <w:gridCol w:w="1568"/>
        <w:gridCol w:w="1909"/>
      </w:tblGrid>
      <w:tr w:rsidR="00CE7671" w:rsidRPr="00CE7671" w14:paraId="55A198A8" w14:textId="77777777" w:rsidTr="00CE7671">
        <w:trPr>
          <w:trHeight w:val="179"/>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1F2208E8" w14:textId="77777777" w:rsidR="00CE7671" w:rsidRPr="00CE7671" w:rsidRDefault="00CE7671" w:rsidP="00CE7671">
            <w:r w:rsidRPr="00CE7671">
              <w:t>Exchange Server 2013 CU5</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77BC7CAD" w14:textId="77777777" w:rsidR="00CE7671" w:rsidRPr="00CE7671" w:rsidRDefault="00CE7671" w:rsidP="00CE7671">
            <w:r w:rsidRPr="00CE7671">
              <w:t>May 27, 2014</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1507F53B" w14:textId="77777777" w:rsidR="00CE7671" w:rsidRPr="00CE7671" w:rsidRDefault="00CE7671" w:rsidP="00CE7671">
            <w:r w:rsidRPr="00CE7671">
              <w:t>15.0.913.22</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6D579FFD" w14:textId="77777777" w:rsidR="00CE7671" w:rsidRPr="00CE7671" w:rsidRDefault="00CE7671" w:rsidP="00CE7671">
            <w:r w:rsidRPr="00CE7671">
              <w:t>15.00.0913.022</w:t>
            </w:r>
          </w:p>
        </w:tc>
      </w:tr>
    </w:tbl>
    <w:p w14:paraId="545DB17F" w14:textId="77777777" w:rsidR="00CE7671" w:rsidRPr="004E0243" w:rsidRDefault="00CE7671" w:rsidP="00A1237E">
      <w:pPr>
        <w:rPr>
          <w:u w:val="single"/>
        </w:rPr>
      </w:pPr>
    </w:p>
    <w:p w14:paraId="00FF7D1B" w14:textId="0271A88B" w:rsidR="00CE7671" w:rsidRDefault="00CE7671" w:rsidP="00CE7671">
      <w:pPr>
        <w:pStyle w:val="wordsection1"/>
        <w:rPr>
          <w:sz w:val="22"/>
          <w:szCs w:val="22"/>
        </w:rPr>
      </w:pPr>
      <w:r>
        <w:t xml:space="preserve">Name                </w:t>
      </w:r>
      <w:r>
        <w:tab/>
      </w:r>
      <w:r>
        <w:tab/>
        <w:t>: SMWECSMCAS1</w:t>
      </w:r>
    </w:p>
    <w:p w14:paraId="646F32D9" w14:textId="5D5B9D62" w:rsidR="00CE7671" w:rsidRDefault="00CE7671" w:rsidP="00CE7671">
      <w:pPr>
        <w:pStyle w:val="wordsection1"/>
        <w:rPr>
          <w:sz w:val="22"/>
          <w:szCs w:val="22"/>
        </w:rPr>
      </w:pPr>
      <w:r>
        <w:t>Edition            </w:t>
      </w:r>
      <w:r>
        <w:tab/>
        <w:t xml:space="preserve"> </w:t>
      </w:r>
      <w:r>
        <w:tab/>
        <w:t xml:space="preserve">: </w:t>
      </w:r>
      <w:proofErr w:type="spellStart"/>
      <w:r>
        <w:t>StandardEvaluation</w:t>
      </w:r>
      <w:proofErr w:type="spellEnd"/>
    </w:p>
    <w:p w14:paraId="18FE97F6" w14:textId="1EB19DFC" w:rsidR="00CE7671" w:rsidRDefault="00CE7671" w:rsidP="00CE7671">
      <w:pPr>
        <w:pStyle w:val="wordsection1"/>
        <w:rPr>
          <w:sz w:val="22"/>
          <w:szCs w:val="22"/>
        </w:rPr>
      </w:pPr>
      <w:proofErr w:type="spellStart"/>
      <w:r>
        <w:t>AdminDisplayVersion</w:t>
      </w:r>
      <w:proofErr w:type="spellEnd"/>
      <w:r>
        <w:t xml:space="preserve"> </w:t>
      </w:r>
      <w:r>
        <w:tab/>
        <w:t>: Version 15.0 (Build 913.22)</w:t>
      </w:r>
    </w:p>
    <w:p w14:paraId="7A18713C" w14:textId="597B200E" w:rsidR="00CE7671" w:rsidRDefault="00CE7671" w:rsidP="00CE7671">
      <w:pPr>
        <w:pStyle w:val="wordsection1"/>
        <w:rPr>
          <w:sz w:val="22"/>
          <w:szCs w:val="22"/>
        </w:rPr>
      </w:pPr>
      <w:proofErr w:type="spellStart"/>
      <w:r>
        <w:t>ServerRole</w:t>
      </w:r>
      <w:proofErr w:type="spellEnd"/>
      <w:r>
        <w:t xml:space="preserve">          </w:t>
      </w:r>
      <w:r>
        <w:tab/>
      </w:r>
      <w:r>
        <w:tab/>
        <w:t xml:space="preserve">: Mailbox, </w:t>
      </w:r>
      <w:proofErr w:type="spellStart"/>
      <w:r>
        <w:t>ClientAccess</w:t>
      </w:r>
      <w:proofErr w:type="spellEnd"/>
    </w:p>
    <w:p w14:paraId="722F61EA" w14:textId="0F99197E" w:rsidR="00A1237E" w:rsidRDefault="00CE7671" w:rsidP="00A27C4B">
      <w:pPr>
        <w:pStyle w:val="wordsection1"/>
      </w:pPr>
      <w:r>
        <w:t xml:space="preserve">Site                </w:t>
      </w:r>
      <w:r w:rsidR="00A27C4B">
        <w:tab/>
      </w:r>
      <w:r w:rsidR="00A27C4B">
        <w:tab/>
      </w:r>
      <w:r>
        <w:t>: ustis.com/Configuration/Sites/SMWECSM</w:t>
      </w:r>
    </w:p>
    <w:p w14:paraId="7F73AD3E" w14:textId="13CA25C0" w:rsidR="00A423FA" w:rsidRDefault="00A423FA" w:rsidP="00A27C4B">
      <w:pPr>
        <w:pStyle w:val="wordsection1"/>
      </w:pPr>
    </w:p>
    <w:p w14:paraId="4D1704E6" w14:textId="77777777" w:rsidR="00A423FA" w:rsidRDefault="00A423FA" w:rsidP="00A27C4B">
      <w:pPr>
        <w:pStyle w:val="wordsection1"/>
      </w:pPr>
    </w:p>
    <w:p w14:paraId="1ECC5508" w14:textId="77777777" w:rsidR="00A1237E" w:rsidRDefault="00A1237E" w:rsidP="00A1237E">
      <w:r>
        <w:object w:dxaOrig="1481" w:dyaOrig="975" w14:anchorId="33F7FE24">
          <v:shape id="_x0000_i1029" type="#_x0000_t75" style="width:74.25pt;height:48.75pt" o:ole="">
            <v:imagedata r:id="rId25" o:title=""/>
          </v:shape>
          <o:OLEObject Type="Embed" ProgID="Word.Document.8" ShapeID="_x0000_i1029" DrawAspect="Icon" ObjectID="_1635335234" r:id="rId26">
            <o:FieldCodes>\s</o:FieldCodes>
          </o:OLEObject>
        </w:object>
      </w:r>
      <w:r>
        <w:t xml:space="preserve">   </w:t>
      </w:r>
      <w:r>
        <w:object w:dxaOrig="1481" w:dyaOrig="975" w14:anchorId="4BDD8045">
          <v:shape id="_x0000_i1030" type="#_x0000_t75" style="width:74.25pt;height:48.75pt" o:ole="">
            <v:imagedata r:id="rId27" o:title=""/>
          </v:shape>
          <o:OLEObject Type="Embed" ProgID="Word.Document.12" ShapeID="_x0000_i1030" DrawAspect="Icon" ObjectID="_1635335235" r:id="rId28">
            <o:FieldCodes>\s</o:FieldCodes>
          </o:OLEObject>
        </w:object>
      </w:r>
      <w:bookmarkStart w:id="30" w:name="_MON_1623074120"/>
      <w:bookmarkEnd w:id="30"/>
      <w:r>
        <w:object w:dxaOrig="1481" w:dyaOrig="975" w14:anchorId="0B8EC511">
          <v:shape id="_x0000_i1031" type="#_x0000_t75" style="width:74.25pt;height:48.75pt" o:ole="">
            <v:imagedata r:id="rId29" o:title=""/>
          </v:shape>
          <o:OLEObject Type="Embed" ProgID="Word.Document.12" ShapeID="_x0000_i1031" DrawAspect="Icon" ObjectID="_1635335236" r:id="rId30">
            <o:FieldCodes>\s</o:FieldCodes>
          </o:OLEObject>
        </w:object>
      </w:r>
    </w:p>
    <w:p w14:paraId="1FE6D3AC" w14:textId="77777777" w:rsidR="00A1237E" w:rsidRDefault="00A1237E" w:rsidP="00A1237E"/>
    <w:p w14:paraId="643046CE" w14:textId="77777777" w:rsidR="00737108" w:rsidRDefault="00737108" w:rsidP="00A1237E">
      <w:pPr>
        <w:rPr>
          <w:u w:val="single"/>
        </w:rPr>
      </w:pPr>
    </w:p>
    <w:p w14:paraId="75533710" w14:textId="13A96264" w:rsidR="00A1237E" w:rsidRDefault="00A1237E" w:rsidP="00A1237E">
      <w:pPr>
        <w:rPr>
          <w:u w:val="single"/>
        </w:rPr>
      </w:pPr>
      <w:r w:rsidRPr="00BA7F6E">
        <w:rPr>
          <w:u w:val="single"/>
        </w:rPr>
        <w:t>New Process\Requirements:</w:t>
      </w:r>
    </w:p>
    <w:p w14:paraId="147448E4" w14:textId="77777777" w:rsidR="00A1237E" w:rsidRDefault="00A1237E" w:rsidP="00A1237E">
      <w:pPr>
        <w:rPr>
          <w:u w:val="single"/>
        </w:rPr>
      </w:pPr>
    </w:p>
    <w:p w14:paraId="4C1D11D8" w14:textId="77777777" w:rsidR="00A1237E" w:rsidRDefault="00A1237E" w:rsidP="00A1237E">
      <w:r>
        <w:t xml:space="preserve">All the mailbox provisioning, Distribution Lists, Name changes, O365 licensing will be done thru SailPoint, as listed in the business requirements above. The licensing level to be used is selected by the Manager while raising the IT request thru Service Now. So O365 provisioning will trigger once the Service Now form is submitted with these details for New Users. </w:t>
      </w:r>
    </w:p>
    <w:p w14:paraId="12425C18" w14:textId="77777777" w:rsidR="00A1237E" w:rsidRPr="00BA7F6E" w:rsidRDefault="00A1237E" w:rsidP="00A1237E"/>
    <w:p w14:paraId="16D3C948" w14:textId="77777777" w:rsidR="00A1237E" w:rsidRDefault="00A1237E" w:rsidP="00A1237E">
      <w:pPr>
        <w:rPr>
          <w:rFonts w:ascii="Arial" w:hAnsi="Arial" w:cs="Arial"/>
          <w:b/>
        </w:rPr>
      </w:pPr>
    </w:p>
    <w:p w14:paraId="55DD8A59" w14:textId="77777777" w:rsidR="00A1237E" w:rsidRDefault="00A1237E" w:rsidP="00A1237E">
      <w:pPr>
        <w:rPr>
          <w:rFonts w:ascii="Arial" w:hAnsi="Arial" w:cs="Arial"/>
          <w:b/>
        </w:rPr>
      </w:pPr>
    </w:p>
    <w:p w14:paraId="2F116534" w14:textId="77777777" w:rsidR="00A1237E" w:rsidRPr="004222C3" w:rsidRDefault="00A1237E" w:rsidP="00A1237E">
      <w:pPr>
        <w:rPr>
          <w:b/>
          <w:sz w:val="28"/>
        </w:rPr>
      </w:pPr>
      <w:r w:rsidRPr="004222C3">
        <w:rPr>
          <w:b/>
          <w:sz w:val="28"/>
        </w:rPr>
        <w:t>JDE:</w:t>
      </w:r>
    </w:p>
    <w:p w14:paraId="28C99DA7" w14:textId="5088D1EB" w:rsidR="00A1237E" w:rsidRDefault="00A1237E" w:rsidP="00A1237E">
      <w:pPr>
        <w:rPr>
          <w:rFonts w:ascii="Arial" w:hAnsi="Arial" w:cs="Arial"/>
          <w:b/>
        </w:rPr>
      </w:pPr>
    </w:p>
    <w:p w14:paraId="2BE9FFA3" w14:textId="7EEAC023" w:rsidR="003A7398" w:rsidRPr="003A7398" w:rsidRDefault="003A7398" w:rsidP="003A7398">
      <w:pPr>
        <w:suppressAutoHyphens/>
        <w:rPr>
          <w:rFonts w:ascii="Arial" w:hAnsi="Arial" w:cs="Arial"/>
          <w:iCs/>
          <w:sz w:val="20"/>
          <w:szCs w:val="20"/>
          <w:u w:val="single"/>
        </w:rPr>
      </w:pPr>
      <w:r w:rsidRPr="003A7398">
        <w:rPr>
          <w:rFonts w:ascii="Arial" w:hAnsi="Arial" w:cs="Arial"/>
          <w:iCs/>
          <w:sz w:val="20"/>
          <w:szCs w:val="20"/>
          <w:u w:val="single"/>
        </w:rPr>
        <w:t>Current Access Request Process:</w:t>
      </w:r>
    </w:p>
    <w:p w14:paraId="4CCD9D01" w14:textId="77777777" w:rsidR="003A7398" w:rsidRDefault="003A7398" w:rsidP="00A1237E"/>
    <w:p w14:paraId="0ED9F268" w14:textId="070D0A8E" w:rsidR="003A7398" w:rsidRDefault="003A7398" w:rsidP="00A1237E">
      <w:r>
        <w:object w:dxaOrig="1481" w:dyaOrig="975" w14:anchorId="77189113">
          <v:shape id="_x0000_i1032" type="#_x0000_t75" style="width:74.25pt;height:48.75pt" o:ole="">
            <v:imagedata r:id="rId31" o:title=""/>
          </v:shape>
          <o:OLEObject Type="Embed" ProgID="Word.Document.12" ShapeID="_x0000_i1032" DrawAspect="Icon" ObjectID="_1635335237" r:id="rId32">
            <o:FieldCodes>\s</o:FieldCodes>
          </o:OLEObject>
        </w:object>
      </w:r>
    </w:p>
    <w:p w14:paraId="1A5A9F3D" w14:textId="77777777" w:rsidR="003A7398" w:rsidRDefault="003A7398" w:rsidP="00A1237E">
      <w:pPr>
        <w:rPr>
          <w:rFonts w:ascii="Arial" w:hAnsi="Arial" w:cs="Arial"/>
          <w:b/>
        </w:rPr>
      </w:pPr>
    </w:p>
    <w:p w14:paraId="4923841F" w14:textId="7264FA5C" w:rsidR="00A1237E" w:rsidRDefault="00A1237E" w:rsidP="000F722C">
      <w:pPr>
        <w:suppressAutoHyphens/>
        <w:rPr>
          <w:rFonts w:ascii="Arial" w:hAnsi="Arial" w:cs="Arial"/>
          <w:iCs/>
          <w:sz w:val="20"/>
          <w:szCs w:val="20"/>
        </w:rPr>
      </w:pPr>
    </w:p>
    <w:p w14:paraId="26E5A1EC" w14:textId="43B0F683" w:rsidR="004222C3" w:rsidRPr="004222C3" w:rsidRDefault="004222C3" w:rsidP="000F722C">
      <w:pPr>
        <w:suppressAutoHyphens/>
        <w:rPr>
          <w:rFonts w:ascii="Arial" w:hAnsi="Arial" w:cs="Arial"/>
          <w:iCs/>
          <w:sz w:val="20"/>
          <w:szCs w:val="20"/>
          <w:u w:val="single"/>
        </w:rPr>
      </w:pPr>
      <w:r w:rsidRPr="004222C3">
        <w:rPr>
          <w:rFonts w:ascii="Arial" w:hAnsi="Arial" w:cs="Arial"/>
          <w:iCs/>
          <w:sz w:val="20"/>
          <w:szCs w:val="20"/>
          <w:u w:val="single"/>
        </w:rPr>
        <w:t>Compliance\Reporting:</w:t>
      </w:r>
    </w:p>
    <w:p w14:paraId="76EDD65B" w14:textId="299FA519" w:rsidR="004222C3" w:rsidRDefault="004222C3" w:rsidP="000F722C">
      <w:pPr>
        <w:suppressAutoHyphens/>
        <w:rPr>
          <w:rFonts w:ascii="Arial" w:hAnsi="Arial" w:cs="Arial"/>
          <w:iCs/>
          <w:sz w:val="20"/>
          <w:szCs w:val="20"/>
        </w:rPr>
      </w:pPr>
    </w:p>
    <w:p w14:paraId="7E41FF43" w14:textId="7BAACFDD" w:rsidR="004222C3" w:rsidRDefault="004222C3" w:rsidP="000F722C">
      <w:pPr>
        <w:suppressAutoHyphens/>
        <w:rPr>
          <w:rFonts w:ascii="Arial" w:hAnsi="Arial" w:cs="Arial"/>
          <w:iCs/>
          <w:sz w:val="20"/>
          <w:szCs w:val="20"/>
        </w:rPr>
      </w:pPr>
      <w:r>
        <w:object w:dxaOrig="1481" w:dyaOrig="975" w14:anchorId="3A0E3963">
          <v:shape id="_x0000_i1033" type="#_x0000_t75" style="width:74.25pt;height:48.75pt" o:ole="">
            <v:imagedata r:id="rId33" o:title=""/>
          </v:shape>
          <o:OLEObject Type="Embed" ProgID="Excel.SheetMacroEnabled.12" ShapeID="_x0000_i1033" DrawAspect="Icon" ObjectID="_1635335238" r:id="rId34"/>
        </w:object>
      </w:r>
      <w:r w:rsidR="00352BC6">
        <w:rPr>
          <w:rFonts w:ascii="Arial" w:hAnsi="Arial" w:cs="Arial"/>
          <w:iCs/>
          <w:sz w:val="20"/>
          <w:szCs w:val="20"/>
        </w:rPr>
        <w:br w:type="textWrapping" w:clear="all"/>
      </w:r>
    </w:p>
    <w:p w14:paraId="05E584CD" w14:textId="5E59F7D4" w:rsidR="004222C3" w:rsidRDefault="004222C3" w:rsidP="000F722C">
      <w:pPr>
        <w:suppressAutoHyphens/>
        <w:rPr>
          <w:rFonts w:ascii="Arial" w:hAnsi="Arial" w:cs="Arial"/>
          <w:iCs/>
          <w:sz w:val="20"/>
          <w:szCs w:val="20"/>
        </w:rPr>
      </w:pPr>
    </w:p>
    <w:p w14:paraId="623F7EF4" w14:textId="26E3ED01" w:rsidR="004222C3" w:rsidRDefault="004222C3" w:rsidP="004222C3">
      <w:pPr>
        <w:suppressAutoHyphens/>
        <w:rPr>
          <w:rFonts w:ascii="Arial" w:hAnsi="Arial" w:cs="Arial"/>
          <w:iCs/>
          <w:sz w:val="20"/>
          <w:szCs w:val="20"/>
        </w:rPr>
      </w:pPr>
      <w:r>
        <w:rPr>
          <w:rFonts w:ascii="Arial" w:hAnsi="Arial" w:cs="Arial"/>
          <w:iCs/>
          <w:sz w:val="20"/>
          <w:szCs w:val="20"/>
        </w:rPr>
        <w:t xml:space="preserve">Current report includes the below fields from JDE. </w:t>
      </w:r>
    </w:p>
    <w:p w14:paraId="3C8555F5" w14:textId="77777777" w:rsidR="004222C3" w:rsidRDefault="004222C3" w:rsidP="000F722C">
      <w:pPr>
        <w:suppressAutoHyphens/>
        <w:rPr>
          <w:rFonts w:ascii="Arial" w:hAnsi="Arial" w:cs="Arial"/>
          <w:iCs/>
          <w:sz w:val="20"/>
          <w:szCs w:val="20"/>
        </w:rPr>
      </w:pPr>
    </w:p>
    <w:p w14:paraId="3264C157" w14:textId="77777777" w:rsidR="004222C3" w:rsidRDefault="004222C3" w:rsidP="000F722C">
      <w:pPr>
        <w:suppressAutoHyphens/>
        <w:rPr>
          <w:rFonts w:ascii="Arial" w:hAnsi="Arial" w:cs="Arial"/>
          <w:iCs/>
          <w:sz w:val="20"/>
          <w:szCs w:val="20"/>
        </w:rPr>
      </w:pPr>
    </w:p>
    <w:tbl>
      <w:tblPr>
        <w:tblStyle w:val="TableGrid"/>
        <w:tblW w:w="0" w:type="auto"/>
        <w:tblLook w:val="04A0" w:firstRow="1" w:lastRow="0" w:firstColumn="1" w:lastColumn="0" w:noHBand="0" w:noVBand="1"/>
      </w:tblPr>
      <w:tblGrid>
        <w:gridCol w:w="1106"/>
        <w:gridCol w:w="1000"/>
        <w:gridCol w:w="1000"/>
        <w:gridCol w:w="1000"/>
        <w:gridCol w:w="1028"/>
        <w:gridCol w:w="1000"/>
        <w:gridCol w:w="1000"/>
      </w:tblGrid>
      <w:tr w:rsidR="004222C3" w:rsidRPr="004222C3" w14:paraId="3772F7D8" w14:textId="77777777" w:rsidTr="004222C3">
        <w:trPr>
          <w:trHeight w:val="288"/>
        </w:trPr>
        <w:tc>
          <w:tcPr>
            <w:tcW w:w="1000" w:type="dxa"/>
            <w:noWrap/>
            <w:hideMark/>
          </w:tcPr>
          <w:p w14:paraId="0E7B77A9" w14:textId="77777777" w:rsidR="004222C3" w:rsidRPr="004222C3" w:rsidRDefault="004222C3" w:rsidP="004222C3">
            <w:pPr>
              <w:suppressAutoHyphens/>
              <w:rPr>
                <w:rFonts w:ascii="Arial" w:hAnsi="Arial" w:cs="Arial"/>
                <w:iCs/>
                <w:sz w:val="20"/>
                <w:szCs w:val="20"/>
              </w:rPr>
            </w:pPr>
            <w:r w:rsidRPr="004222C3">
              <w:rPr>
                <w:rFonts w:ascii="Arial" w:hAnsi="Arial" w:cs="Arial"/>
                <w:iCs/>
                <w:sz w:val="20"/>
                <w:szCs w:val="20"/>
              </w:rPr>
              <w:t>User/Role</w:t>
            </w:r>
          </w:p>
        </w:tc>
        <w:tc>
          <w:tcPr>
            <w:tcW w:w="1000" w:type="dxa"/>
            <w:noWrap/>
            <w:hideMark/>
          </w:tcPr>
          <w:p w14:paraId="31AA422C" w14:textId="77777777" w:rsidR="004222C3" w:rsidRPr="004222C3" w:rsidRDefault="004222C3" w:rsidP="004222C3">
            <w:pPr>
              <w:suppressAutoHyphens/>
              <w:rPr>
                <w:rFonts w:ascii="Arial" w:hAnsi="Arial" w:cs="Arial"/>
                <w:iCs/>
                <w:sz w:val="20"/>
                <w:szCs w:val="20"/>
              </w:rPr>
            </w:pPr>
            <w:proofErr w:type="gramStart"/>
            <w:r w:rsidRPr="004222C3">
              <w:rPr>
                <w:rFonts w:ascii="Arial" w:hAnsi="Arial" w:cs="Arial"/>
                <w:iCs/>
                <w:sz w:val="20"/>
                <w:szCs w:val="20"/>
              </w:rPr>
              <w:t>User Name</w:t>
            </w:r>
            <w:proofErr w:type="gramEnd"/>
          </w:p>
        </w:tc>
        <w:tc>
          <w:tcPr>
            <w:tcW w:w="1000" w:type="dxa"/>
            <w:noWrap/>
            <w:hideMark/>
          </w:tcPr>
          <w:p w14:paraId="6BB9592A" w14:textId="77777777" w:rsidR="004222C3" w:rsidRPr="004222C3" w:rsidRDefault="004222C3" w:rsidP="004222C3">
            <w:pPr>
              <w:suppressAutoHyphens/>
              <w:rPr>
                <w:rFonts w:ascii="Arial" w:hAnsi="Arial" w:cs="Arial"/>
                <w:iCs/>
                <w:sz w:val="20"/>
                <w:szCs w:val="20"/>
              </w:rPr>
            </w:pPr>
            <w:r w:rsidRPr="004222C3">
              <w:rPr>
                <w:rFonts w:ascii="Arial" w:hAnsi="Arial" w:cs="Arial"/>
                <w:iCs/>
                <w:sz w:val="20"/>
                <w:szCs w:val="20"/>
              </w:rPr>
              <w:t>Profile - Date Last Change</w:t>
            </w:r>
          </w:p>
        </w:tc>
        <w:tc>
          <w:tcPr>
            <w:tcW w:w="1000" w:type="dxa"/>
            <w:noWrap/>
            <w:hideMark/>
          </w:tcPr>
          <w:p w14:paraId="409E8F87" w14:textId="77777777" w:rsidR="004222C3" w:rsidRPr="004222C3" w:rsidRDefault="004222C3" w:rsidP="004222C3">
            <w:pPr>
              <w:suppressAutoHyphens/>
              <w:rPr>
                <w:rFonts w:ascii="Arial" w:hAnsi="Arial" w:cs="Arial"/>
                <w:iCs/>
                <w:sz w:val="20"/>
                <w:szCs w:val="20"/>
              </w:rPr>
            </w:pPr>
            <w:r w:rsidRPr="004222C3">
              <w:rPr>
                <w:rFonts w:ascii="Arial" w:hAnsi="Arial" w:cs="Arial"/>
                <w:iCs/>
                <w:sz w:val="20"/>
                <w:szCs w:val="20"/>
              </w:rPr>
              <w:t>Profile - Enabled User</w:t>
            </w:r>
          </w:p>
        </w:tc>
        <w:tc>
          <w:tcPr>
            <w:tcW w:w="1000" w:type="dxa"/>
            <w:noWrap/>
            <w:hideMark/>
          </w:tcPr>
          <w:p w14:paraId="1DF4FDD8" w14:textId="77777777" w:rsidR="004222C3" w:rsidRPr="004222C3" w:rsidRDefault="004222C3" w:rsidP="004222C3">
            <w:pPr>
              <w:suppressAutoHyphens/>
              <w:rPr>
                <w:rFonts w:ascii="Arial" w:hAnsi="Arial" w:cs="Arial"/>
                <w:iCs/>
                <w:sz w:val="20"/>
                <w:szCs w:val="20"/>
              </w:rPr>
            </w:pPr>
            <w:r w:rsidRPr="004222C3">
              <w:rPr>
                <w:rFonts w:ascii="Arial" w:hAnsi="Arial" w:cs="Arial"/>
                <w:iCs/>
                <w:sz w:val="20"/>
                <w:szCs w:val="20"/>
              </w:rPr>
              <w:t>Profile - Changed By</w:t>
            </w:r>
          </w:p>
        </w:tc>
        <w:tc>
          <w:tcPr>
            <w:tcW w:w="1000" w:type="dxa"/>
            <w:noWrap/>
            <w:hideMark/>
          </w:tcPr>
          <w:p w14:paraId="5ABB0C1A" w14:textId="77777777" w:rsidR="004222C3" w:rsidRPr="004222C3" w:rsidRDefault="004222C3" w:rsidP="004222C3">
            <w:pPr>
              <w:suppressAutoHyphens/>
              <w:rPr>
                <w:rFonts w:ascii="Arial" w:hAnsi="Arial" w:cs="Arial"/>
                <w:iCs/>
                <w:sz w:val="20"/>
                <w:szCs w:val="20"/>
              </w:rPr>
            </w:pPr>
            <w:r w:rsidRPr="004222C3">
              <w:rPr>
                <w:rFonts w:ascii="Arial" w:hAnsi="Arial" w:cs="Arial"/>
                <w:iCs/>
                <w:sz w:val="20"/>
                <w:szCs w:val="20"/>
              </w:rPr>
              <w:t>Profile - Program ID</w:t>
            </w:r>
          </w:p>
        </w:tc>
        <w:tc>
          <w:tcPr>
            <w:tcW w:w="1000" w:type="dxa"/>
            <w:noWrap/>
            <w:hideMark/>
          </w:tcPr>
          <w:p w14:paraId="54CC29F8" w14:textId="77777777" w:rsidR="004222C3" w:rsidRPr="004222C3" w:rsidRDefault="004222C3" w:rsidP="004222C3">
            <w:pPr>
              <w:suppressAutoHyphens/>
              <w:rPr>
                <w:rFonts w:ascii="Arial" w:hAnsi="Arial" w:cs="Arial"/>
                <w:iCs/>
                <w:sz w:val="20"/>
                <w:szCs w:val="20"/>
              </w:rPr>
            </w:pPr>
            <w:r w:rsidRPr="004222C3">
              <w:rPr>
                <w:rFonts w:ascii="Arial" w:hAnsi="Arial" w:cs="Arial"/>
                <w:iCs/>
                <w:sz w:val="20"/>
                <w:szCs w:val="20"/>
              </w:rPr>
              <w:t>Profile - Date Updated</w:t>
            </w:r>
          </w:p>
        </w:tc>
      </w:tr>
    </w:tbl>
    <w:p w14:paraId="331AFC13" w14:textId="77777777" w:rsidR="004222C3" w:rsidRDefault="004222C3" w:rsidP="000F722C">
      <w:pPr>
        <w:suppressAutoHyphens/>
        <w:rPr>
          <w:rFonts w:ascii="Arial" w:hAnsi="Arial" w:cs="Arial"/>
          <w:iCs/>
          <w:sz w:val="20"/>
          <w:szCs w:val="20"/>
        </w:rPr>
      </w:pPr>
    </w:p>
    <w:p w14:paraId="35CF7269" w14:textId="77777777" w:rsidR="004222C3" w:rsidRDefault="004222C3" w:rsidP="000F722C">
      <w:pPr>
        <w:suppressAutoHyphens/>
        <w:rPr>
          <w:rFonts w:ascii="Arial" w:hAnsi="Arial" w:cs="Arial"/>
          <w:iCs/>
          <w:sz w:val="20"/>
          <w:szCs w:val="20"/>
        </w:rPr>
      </w:pPr>
    </w:p>
    <w:p w14:paraId="7768FA1C" w14:textId="2E471AAD" w:rsidR="00A1237E" w:rsidRDefault="004222C3" w:rsidP="000F722C">
      <w:pPr>
        <w:suppressAutoHyphens/>
        <w:rPr>
          <w:rFonts w:ascii="Arial" w:hAnsi="Arial" w:cs="Arial"/>
          <w:iCs/>
          <w:sz w:val="20"/>
          <w:szCs w:val="20"/>
        </w:rPr>
      </w:pPr>
      <w:r>
        <w:rPr>
          <w:rFonts w:ascii="Arial" w:hAnsi="Arial" w:cs="Arial"/>
          <w:iCs/>
          <w:sz w:val="20"/>
          <w:szCs w:val="20"/>
        </w:rPr>
        <w:t>While doing Data Aggregation from JDE, the above fields needs to be pulled (besides other IAM specific fields)</w:t>
      </w:r>
    </w:p>
    <w:p w14:paraId="78D725E0" w14:textId="2B604CFF" w:rsidR="004222C3" w:rsidRDefault="004222C3" w:rsidP="000F722C">
      <w:pPr>
        <w:suppressAutoHyphens/>
        <w:rPr>
          <w:rFonts w:ascii="Arial" w:hAnsi="Arial" w:cs="Arial"/>
          <w:iCs/>
          <w:sz w:val="20"/>
          <w:szCs w:val="20"/>
        </w:rPr>
      </w:pPr>
    </w:p>
    <w:p w14:paraId="28769A58" w14:textId="7CF1253B" w:rsidR="007B13A4" w:rsidRPr="007B13A4" w:rsidRDefault="007B13A4" w:rsidP="000F722C">
      <w:pPr>
        <w:suppressAutoHyphens/>
        <w:rPr>
          <w:rFonts w:ascii="Arial" w:hAnsi="Arial" w:cs="Arial"/>
          <w:iCs/>
          <w:sz w:val="20"/>
          <w:szCs w:val="20"/>
          <w:u w:val="single"/>
        </w:rPr>
      </w:pPr>
      <w:r w:rsidRPr="007B13A4">
        <w:rPr>
          <w:rFonts w:ascii="Arial" w:hAnsi="Arial" w:cs="Arial"/>
          <w:iCs/>
          <w:sz w:val="20"/>
          <w:szCs w:val="20"/>
          <w:u w:val="single"/>
        </w:rPr>
        <w:t>Application questionnaire</w:t>
      </w:r>
    </w:p>
    <w:p w14:paraId="4A52AF79" w14:textId="77777777" w:rsidR="007B13A4" w:rsidRDefault="007B13A4" w:rsidP="000F722C">
      <w:pPr>
        <w:suppressAutoHyphens/>
      </w:pPr>
    </w:p>
    <w:p w14:paraId="37F02C95" w14:textId="4F31F361" w:rsidR="004222C3" w:rsidRDefault="007B13A4" w:rsidP="000F722C">
      <w:pPr>
        <w:suppressAutoHyphens/>
      </w:pPr>
      <w:r>
        <w:object w:dxaOrig="1481" w:dyaOrig="975" w14:anchorId="0A30301A">
          <v:shape id="_x0000_i1034" type="#_x0000_t75" style="width:74.25pt;height:48.75pt" o:ole="">
            <v:imagedata r:id="rId35" o:title=""/>
          </v:shape>
          <o:OLEObject Type="Embed" ProgID="Excel.Sheet.12" ShapeID="_x0000_i1034" DrawAspect="Icon" ObjectID="_1635335239" r:id="rId36"/>
        </w:object>
      </w:r>
    </w:p>
    <w:p w14:paraId="7B7EEC08" w14:textId="77777777" w:rsidR="007B13A4" w:rsidRDefault="007B13A4" w:rsidP="000F722C">
      <w:pPr>
        <w:suppressAutoHyphens/>
        <w:rPr>
          <w:rFonts w:ascii="Arial" w:hAnsi="Arial" w:cs="Arial"/>
          <w:iCs/>
          <w:sz w:val="20"/>
          <w:szCs w:val="20"/>
        </w:rPr>
      </w:pPr>
    </w:p>
    <w:p w14:paraId="6A6C4091" w14:textId="77777777" w:rsidR="007B13A4" w:rsidRDefault="007B13A4" w:rsidP="000F722C">
      <w:pPr>
        <w:suppressAutoHyphens/>
        <w:rPr>
          <w:rFonts w:ascii="Arial" w:hAnsi="Arial" w:cs="Arial"/>
          <w:iCs/>
          <w:sz w:val="20"/>
          <w:szCs w:val="20"/>
        </w:rPr>
      </w:pPr>
    </w:p>
    <w:p w14:paraId="3C996221" w14:textId="14149FE0" w:rsidR="00A1237E" w:rsidRPr="004222C3" w:rsidRDefault="00A1237E" w:rsidP="00A1237E">
      <w:pPr>
        <w:rPr>
          <w:b/>
          <w:sz w:val="28"/>
        </w:rPr>
      </w:pPr>
      <w:r w:rsidRPr="004222C3">
        <w:rPr>
          <w:b/>
          <w:sz w:val="28"/>
        </w:rPr>
        <w:t>Service Now:</w:t>
      </w:r>
    </w:p>
    <w:p w14:paraId="74C2A3AD" w14:textId="66EB523C" w:rsidR="00A1237E" w:rsidRDefault="00A1237E" w:rsidP="00A1237E">
      <w:pPr>
        <w:rPr>
          <w:rFonts w:ascii="Arial" w:hAnsi="Arial" w:cs="Arial"/>
          <w:b/>
        </w:rPr>
      </w:pPr>
    </w:p>
    <w:p w14:paraId="0AAB740D" w14:textId="77777777" w:rsidR="002F408F" w:rsidRDefault="004222C3" w:rsidP="00A1237E">
      <w:pPr>
        <w:rPr>
          <w:rFonts w:ascii="Arial" w:hAnsi="Arial" w:cs="Arial"/>
          <w:iCs/>
          <w:sz w:val="20"/>
          <w:szCs w:val="20"/>
        </w:rPr>
      </w:pPr>
      <w:r>
        <w:rPr>
          <w:rFonts w:ascii="Arial" w:hAnsi="Arial" w:cs="Arial"/>
          <w:iCs/>
          <w:sz w:val="20"/>
          <w:szCs w:val="20"/>
        </w:rPr>
        <w:t xml:space="preserve">OTB Service Catalog Integration type is not used in the current implementation, due to </w:t>
      </w:r>
      <w:r w:rsidR="002F408F">
        <w:rPr>
          <w:rFonts w:ascii="Arial" w:hAnsi="Arial" w:cs="Arial"/>
          <w:iCs/>
          <w:sz w:val="20"/>
          <w:szCs w:val="20"/>
        </w:rPr>
        <w:t xml:space="preserve">the current version’s limitation on Business Role based access request Catalog; There is no option to show up the Application and its entitlements, which is planned for a future version, but SailPoint is not sure of this features’ release date. </w:t>
      </w:r>
    </w:p>
    <w:p w14:paraId="1B52EEF7" w14:textId="77777777" w:rsidR="002F408F" w:rsidRDefault="002F408F" w:rsidP="00A1237E">
      <w:pPr>
        <w:rPr>
          <w:rFonts w:ascii="Arial" w:hAnsi="Arial" w:cs="Arial"/>
          <w:iCs/>
          <w:sz w:val="20"/>
          <w:szCs w:val="20"/>
        </w:rPr>
      </w:pPr>
    </w:p>
    <w:p w14:paraId="377AA091" w14:textId="612289A0" w:rsidR="002F408F" w:rsidRDefault="002F408F" w:rsidP="00A1237E">
      <w:pPr>
        <w:rPr>
          <w:rFonts w:ascii="Arial" w:hAnsi="Arial" w:cs="Arial"/>
          <w:iCs/>
          <w:sz w:val="20"/>
          <w:szCs w:val="20"/>
        </w:rPr>
      </w:pPr>
      <w:r>
        <w:rPr>
          <w:rFonts w:ascii="Arial" w:hAnsi="Arial" w:cs="Arial"/>
          <w:iCs/>
          <w:sz w:val="20"/>
          <w:szCs w:val="20"/>
        </w:rPr>
        <w:t xml:space="preserve">Service Desk Integration Module will be used to raise new Request tickets or update tickets. </w:t>
      </w:r>
    </w:p>
    <w:p w14:paraId="0506A2B5" w14:textId="0B1298CB" w:rsidR="007B13A4" w:rsidRDefault="007B13A4" w:rsidP="00A1237E">
      <w:pPr>
        <w:rPr>
          <w:rFonts w:ascii="Arial" w:hAnsi="Arial" w:cs="Arial"/>
          <w:iCs/>
          <w:sz w:val="20"/>
          <w:szCs w:val="20"/>
        </w:rPr>
      </w:pPr>
    </w:p>
    <w:p w14:paraId="637C6B4D" w14:textId="018CB8AD" w:rsidR="007B13A4" w:rsidRDefault="007B13A4" w:rsidP="00A1237E">
      <w:pPr>
        <w:rPr>
          <w:rFonts w:ascii="Arial" w:hAnsi="Arial" w:cs="Arial"/>
          <w:iCs/>
          <w:sz w:val="20"/>
          <w:szCs w:val="20"/>
          <w:u w:val="single"/>
        </w:rPr>
      </w:pPr>
      <w:r w:rsidRPr="007B13A4">
        <w:rPr>
          <w:rFonts w:ascii="Arial" w:hAnsi="Arial" w:cs="Arial"/>
          <w:iCs/>
          <w:sz w:val="20"/>
          <w:szCs w:val="20"/>
          <w:u w:val="single"/>
        </w:rPr>
        <w:t>Version:</w:t>
      </w:r>
    </w:p>
    <w:p w14:paraId="0E9583F1" w14:textId="77777777" w:rsidR="007B13A4" w:rsidRPr="007B13A4" w:rsidRDefault="007B13A4" w:rsidP="00A1237E">
      <w:pPr>
        <w:rPr>
          <w:rFonts w:ascii="Arial" w:hAnsi="Arial" w:cs="Arial"/>
          <w:iCs/>
          <w:sz w:val="20"/>
          <w:szCs w:val="20"/>
          <w:u w:val="single"/>
        </w:rPr>
      </w:pPr>
    </w:p>
    <w:p w14:paraId="19FBC799" w14:textId="6D84648E" w:rsidR="007B13A4" w:rsidRDefault="007B13A4" w:rsidP="00A1237E">
      <w:pPr>
        <w:rPr>
          <w:rFonts w:ascii="Arial" w:hAnsi="Arial" w:cs="Arial"/>
          <w:iCs/>
          <w:sz w:val="20"/>
          <w:szCs w:val="20"/>
        </w:rPr>
      </w:pPr>
      <w:r>
        <w:rPr>
          <w:rFonts w:ascii="Arial" w:hAnsi="Arial" w:cs="Arial"/>
          <w:iCs/>
          <w:sz w:val="20"/>
          <w:szCs w:val="20"/>
        </w:rPr>
        <w:t>Service Now is upgraded to Madrid version currently and SailPoint 8.0 version supports this version.</w:t>
      </w:r>
    </w:p>
    <w:p w14:paraId="30B0A980" w14:textId="77777777" w:rsidR="006429ED" w:rsidRDefault="006429ED" w:rsidP="00A1237E">
      <w:pPr>
        <w:rPr>
          <w:rFonts w:ascii="Arial" w:hAnsi="Arial" w:cs="Arial"/>
          <w:iCs/>
          <w:sz w:val="20"/>
          <w:szCs w:val="20"/>
        </w:rPr>
      </w:pPr>
    </w:p>
    <w:p w14:paraId="4544BFA6" w14:textId="1A545795" w:rsidR="006429ED" w:rsidRPr="006429ED" w:rsidRDefault="006429ED" w:rsidP="00A1237E">
      <w:pPr>
        <w:rPr>
          <w:rFonts w:ascii="Arial" w:hAnsi="Arial" w:cs="Arial"/>
          <w:iCs/>
          <w:sz w:val="20"/>
          <w:szCs w:val="20"/>
          <w:u w:val="single"/>
        </w:rPr>
      </w:pPr>
      <w:r w:rsidRPr="006429ED">
        <w:rPr>
          <w:rFonts w:ascii="Arial" w:hAnsi="Arial" w:cs="Arial"/>
          <w:iCs/>
          <w:sz w:val="20"/>
          <w:szCs w:val="20"/>
          <w:u w:val="single"/>
        </w:rPr>
        <w:t>Current Process:</w:t>
      </w:r>
    </w:p>
    <w:p w14:paraId="6F34A06D" w14:textId="77777777" w:rsidR="006429ED" w:rsidRDefault="006429ED" w:rsidP="00A1237E">
      <w:pPr>
        <w:rPr>
          <w:rFonts w:ascii="Arial" w:hAnsi="Arial" w:cs="Arial"/>
          <w:iCs/>
          <w:sz w:val="20"/>
          <w:szCs w:val="20"/>
        </w:rPr>
      </w:pPr>
    </w:p>
    <w:p w14:paraId="539C6984" w14:textId="03A8D368" w:rsidR="006429ED" w:rsidRDefault="006429ED" w:rsidP="00A1237E">
      <w:pPr>
        <w:rPr>
          <w:rFonts w:ascii="Arial" w:hAnsi="Arial" w:cs="Arial"/>
          <w:b/>
        </w:rPr>
      </w:pPr>
      <w:r>
        <w:rPr>
          <w:rFonts w:ascii="Arial" w:hAnsi="Arial" w:cs="Arial"/>
          <w:iCs/>
          <w:sz w:val="20"/>
          <w:szCs w:val="20"/>
        </w:rPr>
        <w:t>HR Manager fills out the below IS Authorization form when a new user joins and attaches it to an IT ticket in Service Now and an IT technician manually decodes the document selection and creates further tickets to respective groups for provisioning.</w:t>
      </w:r>
    </w:p>
    <w:p w14:paraId="72F63B0F" w14:textId="00785E02" w:rsidR="006429ED" w:rsidRDefault="006429ED" w:rsidP="00A1237E">
      <w:pPr>
        <w:rPr>
          <w:rFonts w:ascii="Arial" w:hAnsi="Arial" w:cs="Arial"/>
          <w:b/>
        </w:rPr>
      </w:pPr>
    </w:p>
    <w:bookmarkStart w:id="31" w:name="_MON_1623006872"/>
    <w:bookmarkEnd w:id="31"/>
    <w:p w14:paraId="0B9170AD" w14:textId="65EEC42C" w:rsidR="002F408F" w:rsidRDefault="006429ED" w:rsidP="00A1237E">
      <w:pPr>
        <w:rPr>
          <w:rFonts w:ascii="Arial" w:hAnsi="Arial" w:cs="Arial"/>
          <w:b/>
        </w:rPr>
      </w:pPr>
      <w:r>
        <w:object w:dxaOrig="1481" w:dyaOrig="975" w14:anchorId="2C58CE4A">
          <v:shape id="_x0000_i1035" type="#_x0000_t75" style="width:74.25pt;height:48.75pt" o:ole="">
            <v:imagedata r:id="rId37" o:title=""/>
          </v:shape>
          <o:OLEObject Type="Embed" ProgID="Word.Document.12" ShapeID="_x0000_i1035" DrawAspect="Icon" ObjectID="_1635335240" r:id="rId38">
            <o:FieldCodes>\s</o:FieldCodes>
          </o:OLEObject>
        </w:object>
      </w:r>
    </w:p>
    <w:p w14:paraId="002846A4" w14:textId="242ABF19" w:rsidR="002F408F" w:rsidRDefault="002F408F" w:rsidP="00A1237E">
      <w:pPr>
        <w:rPr>
          <w:rFonts w:ascii="Arial" w:hAnsi="Arial" w:cs="Arial"/>
          <w:b/>
        </w:rPr>
      </w:pPr>
    </w:p>
    <w:p w14:paraId="16F1DA6F" w14:textId="246043BB" w:rsidR="002F408F" w:rsidRPr="006429ED" w:rsidRDefault="006429ED" w:rsidP="00A1237E">
      <w:pPr>
        <w:rPr>
          <w:rFonts w:ascii="Arial" w:hAnsi="Arial" w:cs="Arial"/>
          <w:iCs/>
          <w:sz w:val="20"/>
          <w:szCs w:val="20"/>
          <w:u w:val="single"/>
        </w:rPr>
      </w:pPr>
      <w:r w:rsidRPr="006429ED">
        <w:rPr>
          <w:rFonts w:ascii="Arial" w:hAnsi="Arial" w:cs="Arial"/>
          <w:iCs/>
          <w:sz w:val="20"/>
          <w:szCs w:val="20"/>
          <w:u w:val="single"/>
        </w:rPr>
        <w:t>New Process:</w:t>
      </w:r>
    </w:p>
    <w:p w14:paraId="07199738" w14:textId="2E82C5AC" w:rsidR="002F408F" w:rsidRDefault="002F408F" w:rsidP="00A1237E">
      <w:pPr>
        <w:rPr>
          <w:rFonts w:ascii="Arial" w:hAnsi="Arial" w:cs="Arial"/>
          <w:b/>
        </w:rPr>
      </w:pPr>
    </w:p>
    <w:p w14:paraId="69E616CC" w14:textId="03765105" w:rsidR="006429ED" w:rsidRPr="00174574" w:rsidRDefault="006429ED" w:rsidP="00A1237E">
      <w:pPr>
        <w:rPr>
          <w:rFonts w:ascii="Arial" w:hAnsi="Arial" w:cs="Arial"/>
          <w:iCs/>
          <w:sz w:val="20"/>
          <w:szCs w:val="20"/>
        </w:rPr>
      </w:pPr>
      <w:r w:rsidRPr="00174574">
        <w:rPr>
          <w:rFonts w:ascii="Arial" w:hAnsi="Arial" w:cs="Arial"/>
          <w:iCs/>
          <w:sz w:val="20"/>
          <w:szCs w:val="20"/>
        </w:rPr>
        <w:lastRenderedPageBreak/>
        <w:t xml:space="preserve">This manual form will be replaced with Service Now forms and automated provisioning thru SailPoint </w:t>
      </w:r>
      <w:r w:rsidR="00174574" w:rsidRPr="00174574">
        <w:rPr>
          <w:rFonts w:ascii="Arial" w:hAnsi="Arial" w:cs="Arial"/>
          <w:iCs/>
          <w:sz w:val="20"/>
          <w:szCs w:val="20"/>
        </w:rPr>
        <w:t>will happen for in-scope applications.</w:t>
      </w:r>
    </w:p>
    <w:p w14:paraId="1D4FFAFB" w14:textId="08D60C17" w:rsidR="006429ED" w:rsidRDefault="006429ED" w:rsidP="00A1237E">
      <w:pPr>
        <w:rPr>
          <w:rFonts w:ascii="Arial" w:hAnsi="Arial" w:cs="Arial"/>
          <w:b/>
        </w:rPr>
      </w:pPr>
    </w:p>
    <w:p w14:paraId="40940155" w14:textId="0DC9ADC9" w:rsidR="00A50C02" w:rsidRDefault="00A50C02" w:rsidP="00A50C02">
      <w:r>
        <w:t xml:space="preserve">Service now forms will use the below mapping to map certain application role selections to their corresponding AD groups, to provision. </w:t>
      </w:r>
    </w:p>
    <w:p w14:paraId="0903F884" w14:textId="77777777" w:rsidR="00A50C02" w:rsidRDefault="00A50C02" w:rsidP="00A50C02"/>
    <w:p w14:paraId="7861A33C" w14:textId="77777777" w:rsidR="00A50C02" w:rsidRDefault="00A50C02" w:rsidP="00A50C02">
      <w:r>
        <w:object w:dxaOrig="1481" w:dyaOrig="975" w14:anchorId="6A866315">
          <v:shape id="_x0000_i1036" type="#_x0000_t75" style="width:74.25pt;height:48.75pt" o:ole="">
            <v:imagedata r:id="rId19" o:title=""/>
          </v:shape>
          <o:OLEObject Type="Embed" ProgID="Excel.Sheet.12" ShapeID="_x0000_i1036" DrawAspect="Icon" ObjectID="_1635335241" r:id="rId39"/>
        </w:object>
      </w:r>
    </w:p>
    <w:p w14:paraId="169A8FFF" w14:textId="69BFAE2B" w:rsidR="00A50C02" w:rsidRDefault="00A50C02" w:rsidP="00A1237E">
      <w:pPr>
        <w:rPr>
          <w:rFonts w:ascii="Arial" w:hAnsi="Arial" w:cs="Arial"/>
          <w:b/>
        </w:rPr>
      </w:pPr>
    </w:p>
    <w:p w14:paraId="798995EA" w14:textId="2BF5E42B" w:rsidR="00A50C02" w:rsidRPr="00A50C02" w:rsidRDefault="00A50C02" w:rsidP="00A1237E">
      <w:r w:rsidRPr="00A50C02">
        <w:t xml:space="preserve">For those </w:t>
      </w:r>
      <w:r>
        <w:t xml:space="preserve">in-scope </w:t>
      </w:r>
      <w:r w:rsidRPr="00A50C02">
        <w:t>applications like JDE, JDE defined roles will be sent as entitlements to SailPoint.</w:t>
      </w:r>
    </w:p>
    <w:p w14:paraId="3223075C" w14:textId="10FEC197" w:rsidR="002F408F" w:rsidRDefault="002F408F" w:rsidP="00A1237E">
      <w:pPr>
        <w:rPr>
          <w:rFonts w:ascii="Arial" w:hAnsi="Arial" w:cs="Arial"/>
          <w:b/>
        </w:rPr>
      </w:pPr>
    </w:p>
    <w:p w14:paraId="18558185" w14:textId="7081B87A" w:rsidR="004C75AF" w:rsidRPr="004C75AF" w:rsidRDefault="004C75AF" w:rsidP="00A1237E">
      <w:pPr>
        <w:rPr>
          <w:rFonts w:ascii="Arial" w:hAnsi="Arial" w:cs="Arial"/>
          <w:iCs/>
          <w:sz w:val="20"/>
          <w:szCs w:val="20"/>
          <w:u w:val="single"/>
        </w:rPr>
      </w:pPr>
      <w:r w:rsidRPr="004C75AF">
        <w:rPr>
          <w:rFonts w:ascii="Arial" w:hAnsi="Arial" w:cs="Arial"/>
          <w:iCs/>
          <w:sz w:val="20"/>
          <w:szCs w:val="20"/>
          <w:u w:val="single"/>
        </w:rPr>
        <w:t>Application Questionnaire:</w:t>
      </w:r>
    </w:p>
    <w:p w14:paraId="3B8F1BBA" w14:textId="77777777" w:rsidR="004C75AF" w:rsidRDefault="004C75AF" w:rsidP="00A1237E">
      <w:pPr>
        <w:rPr>
          <w:rFonts w:ascii="Arial" w:hAnsi="Arial" w:cs="Arial"/>
          <w:b/>
        </w:rPr>
      </w:pPr>
    </w:p>
    <w:p w14:paraId="0331F779" w14:textId="359000F6" w:rsidR="004C75AF" w:rsidRDefault="004C75AF" w:rsidP="00A1237E">
      <w:pPr>
        <w:rPr>
          <w:rFonts w:ascii="Arial" w:hAnsi="Arial" w:cs="Arial"/>
          <w:b/>
        </w:rPr>
      </w:pPr>
      <w:r>
        <w:object w:dxaOrig="1481" w:dyaOrig="975" w14:anchorId="562DC94A">
          <v:shape id="_x0000_i1037" type="#_x0000_t75" style="width:74.25pt;height:48.75pt" o:ole="">
            <v:imagedata r:id="rId40" o:title=""/>
          </v:shape>
          <o:OLEObject Type="Embed" ProgID="Excel.Sheet.12" ShapeID="_x0000_i1037" DrawAspect="Icon" ObjectID="_1635335242" r:id="rId41"/>
        </w:object>
      </w:r>
    </w:p>
    <w:p w14:paraId="6F7C1039" w14:textId="058746E9" w:rsidR="004222C3" w:rsidRDefault="004222C3" w:rsidP="00A1237E">
      <w:pPr>
        <w:rPr>
          <w:rFonts w:ascii="Arial" w:hAnsi="Arial" w:cs="Arial"/>
          <w:b/>
        </w:rPr>
      </w:pPr>
    </w:p>
    <w:p w14:paraId="31B807ED" w14:textId="4FC1A31C" w:rsidR="004222C3" w:rsidRPr="00401A65" w:rsidRDefault="00401A65" w:rsidP="00A1237E">
      <w:pPr>
        <w:rPr>
          <w:b/>
          <w:sz w:val="28"/>
        </w:rPr>
      </w:pPr>
      <w:r w:rsidRPr="00401A65">
        <w:rPr>
          <w:b/>
          <w:sz w:val="28"/>
        </w:rPr>
        <w:t>Contractors:</w:t>
      </w:r>
    </w:p>
    <w:p w14:paraId="529B4B1A" w14:textId="6FE6DE87" w:rsidR="00401A65" w:rsidRDefault="00401A65" w:rsidP="00A1237E">
      <w:pPr>
        <w:rPr>
          <w:rFonts w:ascii="Arial" w:hAnsi="Arial" w:cs="Arial"/>
          <w:b/>
        </w:rPr>
      </w:pPr>
    </w:p>
    <w:p w14:paraId="06F3CCA5" w14:textId="3A1EC9E2" w:rsidR="00401A65" w:rsidRPr="00401A65" w:rsidRDefault="00401A65" w:rsidP="00A1237E">
      <w:pPr>
        <w:rPr>
          <w:rFonts w:ascii="Arial" w:hAnsi="Arial" w:cs="Arial"/>
          <w:iCs/>
          <w:sz w:val="20"/>
          <w:szCs w:val="20"/>
          <w:u w:val="single"/>
        </w:rPr>
      </w:pPr>
      <w:r w:rsidRPr="00401A65">
        <w:rPr>
          <w:rFonts w:ascii="Arial" w:hAnsi="Arial" w:cs="Arial"/>
          <w:iCs/>
          <w:sz w:val="20"/>
          <w:szCs w:val="20"/>
          <w:u w:val="single"/>
        </w:rPr>
        <w:t>Current Process:</w:t>
      </w:r>
    </w:p>
    <w:p w14:paraId="66270D6B" w14:textId="20120F6F" w:rsidR="00401A65" w:rsidRPr="00401A65" w:rsidRDefault="00401A65" w:rsidP="00A1237E">
      <w:pPr>
        <w:rPr>
          <w:rFonts w:ascii="Arial" w:hAnsi="Arial" w:cs="Arial"/>
          <w:iCs/>
          <w:sz w:val="20"/>
          <w:szCs w:val="20"/>
        </w:rPr>
      </w:pPr>
      <w:r>
        <w:rPr>
          <w:rFonts w:ascii="Arial" w:hAnsi="Arial" w:cs="Arial"/>
          <w:b/>
        </w:rPr>
        <w:tab/>
      </w:r>
      <w:r w:rsidRPr="00401A65">
        <w:rPr>
          <w:rFonts w:ascii="Arial" w:hAnsi="Arial" w:cs="Arial"/>
          <w:iCs/>
          <w:sz w:val="20"/>
          <w:szCs w:val="20"/>
        </w:rPr>
        <w:t>Contractors are currently maintained in excel sheet</w:t>
      </w:r>
      <w:r>
        <w:rPr>
          <w:rFonts w:ascii="Arial" w:hAnsi="Arial" w:cs="Arial"/>
          <w:iCs/>
          <w:sz w:val="20"/>
          <w:szCs w:val="20"/>
        </w:rPr>
        <w:t xml:space="preserve"> and account created in AD based on Service Now ticket. </w:t>
      </w:r>
    </w:p>
    <w:p w14:paraId="593C15D5" w14:textId="77777777" w:rsidR="00A1237E" w:rsidRDefault="00A1237E" w:rsidP="000F722C">
      <w:pPr>
        <w:suppressAutoHyphens/>
        <w:rPr>
          <w:rFonts w:ascii="Arial" w:hAnsi="Arial" w:cs="Arial"/>
          <w:iCs/>
          <w:sz w:val="20"/>
          <w:szCs w:val="20"/>
        </w:rPr>
      </w:pPr>
    </w:p>
    <w:p w14:paraId="436C8BB6" w14:textId="608C2F7D" w:rsidR="00A1237E" w:rsidRDefault="00401A65" w:rsidP="000F722C">
      <w:pPr>
        <w:suppressAutoHyphens/>
        <w:rPr>
          <w:rFonts w:ascii="Arial" w:hAnsi="Arial" w:cs="Arial"/>
          <w:iCs/>
          <w:sz w:val="20"/>
          <w:szCs w:val="20"/>
          <w:u w:val="single"/>
        </w:rPr>
      </w:pPr>
      <w:r w:rsidRPr="00401A65">
        <w:rPr>
          <w:rFonts w:ascii="Arial" w:hAnsi="Arial" w:cs="Arial"/>
          <w:iCs/>
          <w:sz w:val="20"/>
          <w:szCs w:val="20"/>
          <w:u w:val="single"/>
        </w:rPr>
        <w:t>New Process:</w:t>
      </w:r>
    </w:p>
    <w:p w14:paraId="7D06BB94" w14:textId="68995237" w:rsidR="00401A65" w:rsidRDefault="00401A65" w:rsidP="000F722C">
      <w:pPr>
        <w:suppressAutoHyphens/>
        <w:rPr>
          <w:rFonts w:ascii="Arial" w:hAnsi="Arial" w:cs="Arial"/>
          <w:iCs/>
          <w:sz w:val="20"/>
          <w:szCs w:val="20"/>
        </w:rPr>
      </w:pPr>
      <w:r w:rsidRPr="00401A65">
        <w:rPr>
          <w:rFonts w:ascii="Arial" w:hAnsi="Arial" w:cs="Arial"/>
          <w:iCs/>
          <w:sz w:val="20"/>
          <w:szCs w:val="20"/>
        </w:rPr>
        <w:tab/>
      </w:r>
      <w:r>
        <w:rPr>
          <w:rFonts w:ascii="Arial" w:hAnsi="Arial" w:cs="Arial"/>
          <w:iCs/>
          <w:sz w:val="20"/>
          <w:szCs w:val="20"/>
        </w:rPr>
        <w:t xml:space="preserve">Contractors will be created directly in SailPoint by the HR Manager. Initial loading of Contractors will happen thru a file feed. </w:t>
      </w:r>
    </w:p>
    <w:p w14:paraId="0235271D" w14:textId="77777777" w:rsidR="00401A65" w:rsidRDefault="00401A65" w:rsidP="000F722C">
      <w:pPr>
        <w:suppressAutoHyphens/>
        <w:rPr>
          <w:rFonts w:ascii="Arial" w:hAnsi="Arial" w:cs="Arial"/>
          <w:iCs/>
          <w:sz w:val="20"/>
          <w:szCs w:val="20"/>
        </w:rPr>
      </w:pPr>
      <w:r>
        <w:rPr>
          <w:rFonts w:ascii="Arial" w:hAnsi="Arial" w:cs="Arial"/>
          <w:iCs/>
          <w:sz w:val="20"/>
          <w:szCs w:val="20"/>
        </w:rPr>
        <w:tab/>
      </w:r>
    </w:p>
    <w:p w14:paraId="5CF3EA23" w14:textId="58ACD09D" w:rsidR="00401A65" w:rsidRDefault="00401A65" w:rsidP="000F722C">
      <w:pPr>
        <w:suppressAutoHyphens/>
        <w:rPr>
          <w:rFonts w:ascii="Arial" w:hAnsi="Arial" w:cs="Arial"/>
          <w:iCs/>
          <w:sz w:val="20"/>
          <w:szCs w:val="20"/>
        </w:rPr>
      </w:pPr>
      <w:r>
        <w:rPr>
          <w:rFonts w:ascii="Arial" w:hAnsi="Arial" w:cs="Arial"/>
          <w:iCs/>
          <w:sz w:val="20"/>
          <w:szCs w:val="20"/>
        </w:rPr>
        <w:tab/>
        <w:t>Attributes for Contactors include Contract Expiration Date (besides other user fields</w:t>
      </w:r>
      <w:r w:rsidR="00695FC0">
        <w:rPr>
          <w:rFonts w:ascii="Arial" w:hAnsi="Arial" w:cs="Arial"/>
          <w:iCs/>
          <w:sz w:val="20"/>
          <w:szCs w:val="20"/>
        </w:rPr>
        <w:t xml:space="preserve"> – TBD SMWE BA</w:t>
      </w:r>
      <w:r>
        <w:rPr>
          <w:rFonts w:ascii="Arial" w:hAnsi="Arial" w:cs="Arial"/>
          <w:iCs/>
          <w:sz w:val="20"/>
          <w:szCs w:val="20"/>
        </w:rPr>
        <w:t>).</w:t>
      </w:r>
      <w:r>
        <w:rPr>
          <w:rFonts w:ascii="Arial" w:hAnsi="Arial" w:cs="Arial"/>
          <w:iCs/>
          <w:sz w:val="20"/>
          <w:szCs w:val="20"/>
        </w:rPr>
        <w:tab/>
      </w:r>
      <w:r>
        <w:rPr>
          <w:rFonts w:ascii="Arial" w:hAnsi="Arial" w:cs="Arial"/>
          <w:iCs/>
          <w:sz w:val="20"/>
          <w:szCs w:val="20"/>
        </w:rPr>
        <w:tab/>
      </w:r>
    </w:p>
    <w:p w14:paraId="453ECE9F" w14:textId="7B901A02" w:rsidR="00401A65" w:rsidRDefault="00401A65" w:rsidP="000F722C">
      <w:pPr>
        <w:suppressAutoHyphens/>
        <w:rPr>
          <w:rFonts w:ascii="Arial" w:hAnsi="Arial" w:cs="Arial"/>
          <w:iCs/>
          <w:sz w:val="20"/>
          <w:szCs w:val="20"/>
        </w:rPr>
      </w:pPr>
    </w:p>
    <w:p w14:paraId="6242AD18" w14:textId="72B61C44" w:rsidR="00F51D1B" w:rsidRPr="00F51D1B" w:rsidRDefault="00F51D1B" w:rsidP="000F722C">
      <w:pPr>
        <w:suppressAutoHyphens/>
        <w:rPr>
          <w:rFonts w:ascii="Arial" w:hAnsi="Arial" w:cs="Arial"/>
          <w:iCs/>
          <w:sz w:val="20"/>
          <w:szCs w:val="20"/>
          <w:u w:val="single"/>
        </w:rPr>
      </w:pPr>
      <w:r w:rsidRPr="00F51D1B">
        <w:rPr>
          <w:rFonts w:ascii="Arial" w:hAnsi="Arial" w:cs="Arial"/>
          <w:iCs/>
          <w:sz w:val="20"/>
          <w:szCs w:val="20"/>
          <w:u w:val="single"/>
        </w:rPr>
        <w:t>Correlation:</w:t>
      </w:r>
    </w:p>
    <w:p w14:paraId="4B446360" w14:textId="77777777" w:rsidR="00F51D1B" w:rsidRDefault="00F51D1B" w:rsidP="00F51D1B">
      <w:pPr>
        <w:ind w:firstLine="720"/>
      </w:pPr>
      <w:r>
        <w:t xml:space="preserve">New Contractor user types will be created after checking for matching First name, Last Name, Middle Name, Personal Email, Mobile Number for uniqueness. Same will be used to match existing contractors also. </w:t>
      </w:r>
    </w:p>
    <w:p w14:paraId="4F675C15" w14:textId="19A53A3C" w:rsidR="00F51D1B" w:rsidRDefault="00F51D1B" w:rsidP="000F722C">
      <w:pPr>
        <w:suppressAutoHyphens/>
        <w:rPr>
          <w:rFonts w:ascii="Arial" w:hAnsi="Arial" w:cs="Arial"/>
          <w:iCs/>
          <w:sz w:val="20"/>
          <w:szCs w:val="20"/>
        </w:rPr>
      </w:pPr>
    </w:p>
    <w:p w14:paraId="72B7D9E6" w14:textId="5C47DE8A" w:rsidR="00F51D1B" w:rsidRPr="00F51D1B" w:rsidRDefault="00F51D1B" w:rsidP="000F722C">
      <w:pPr>
        <w:suppressAutoHyphens/>
        <w:rPr>
          <w:rFonts w:ascii="Arial" w:hAnsi="Arial" w:cs="Arial"/>
          <w:iCs/>
          <w:sz w:val="20"/>
          <w:szCs w:val="20"/>
          <w:u w:val="single"/>
        </w:rPr>
      </w:pPr>
      <w:r>
        <w:rPr>
          <w:rFonts w:ascii="Arial" w:hAnsi="Arial" w:cs="Arial"/>
          <w:iCs/>
          <w:sz w:val="20"/>
          <w:szCs w:val="20"/>
          <w:u w:val="single"/>
        </w:rPr>
        <w:t>Initial Load</w:t>
      </w:r>
      <w:r w:rsidRPr="00F51D1B">
        <w:rPr>
          <w:rFonts w:ascii="Arial" w:hAnsi="Arial" w:cs="Arial"/>
          <w:iCs/>
          <w:sz w:val="20"/>
          <w:szCs w:val="20"/>
          <w:u w:val="single"/>
        </w:rPr>
        <w:t>:</w:t>
      </w:r>
    </w:p>
    <w:p w14:paraId="2FFA0EE5" w14:textId="72FE1ECD" w:rsidR="00F51D1B" w:rsidRDefault="00F51D1B" w:rsidP="000F722C">
      <w:pPr>
        <w:suppressAutoHyphens/>
        <w:rPr>
          <w:rFonts w:ascii="Arial" w:hAnsi="Arial" w:cs="Arial"/>
          <w:iCs/>
          <w:sz w:val="20"/>
          <w:szCs w:val="20"/>
        </w:rPr>
      </w:pPr>
      <w:r>
        <w:rPr>
          <w:rFonts w:ascii="Arial" w:hAnsi="Arial" w:cs="Arial"/>
          <w:iCs/>
          <w:sz w:val="20"/>
          <w:szCs w:val="20"/>
        </w:rPr>
        <w:tab/>
      </w:r>
      <w:proofErr w:type="gramStart"/>
      <w:r>
        <w:rPr>
          <w:rFonts w:ascii="Arial" w:hAnsi="Arial" w:cs="Arial"/>
          <w:iCs/>
          <w:sz w:val="20"/>
          <w:szCs w:val="20"/>
        </w:rPr>
        <w:t>Similar to</w:t>
      </w:r>
      <w:proofErr w:type="gramEnd"/>
      <w:r>
        <w:rPr>
          <w:rFonts w:ascii="Arial" w:hAnsi="Arial" w:cs="Arial"/>
          <w:iCs/>
          <w:sz w:val="20"/>
          <w:szCs w:val="20"/>
        </w:rPr>
        <w:t xml:space="preserve"> employee file feed, we will need a file with all the contractor information to be aggregated into the system.  SMWE BA needs to get this file. </w:t>
      </w:r>
    </w:p>
    <w:p w14:paraId="19F09B75" w14:textId="3E888A15" w:rsidR="00F51D1B" w:rsidRDefault="00F51D1B" w:rsidP="000F722C">
      <w:pPr>
        <w:suppressAutoHyphens/>
        <w:rPr>
          <w:rFonts w:ascii="Arial" w:hAnsi="Arial" w:cs="Arial"/>
          <w:iCs/>
          <w:sz w:val="20"/>
          <w:szCs w:val="20"/>
        </w:rPr>
      </w:pPr>
    </w:p>
    <w:p w14:paraId="17261269" w14:textId="2A9D0443" w:rsidR="00F51D1B" w:rsidRDefault="00F51D1B" w:rsidP="000F722C">
      <w:pPr>
        <w:suppressAutoHyphens/>
        <w:rPr>
          <w:rFonts w:ascii="Arial" w:hAnsi="Arial" w:cs="Arial"/>
          <w:iCs/>
          <w:sz w:val="20"/>
          <w:szCs w:val="20"/>
        </w:rPr>
      </w:pPr>
    </w:p>
    <w:p w14:paraId="64B94811" w14:textId="719B2C97" w:rsidR="00F51D1B" w:rsidRPr="00695FC0" w:rsidRDefault="00695FC0" w:rsidP="000F722C">
      <w:pPr>
        <w:suppressAutoHyphens/>
        <w:rPr>
          <w:rFonts w:ascii="Arial" w:hAnsi="Arial" w:cs="Arial"/>
          <w:iCs/>
          <w:sz w:val="20"/>
          <w:szCs w:val="20"/>
          <w:u w:val="single"/>
        </w:rPr>
      </w:pPr>
      <w:r w:rsidRPr="00695FC0">
        <w:rPr>
          <w:rFonts w:ascii="Arial" w:hAnsi="Arial" w:cs="Arial"/>
          <w:iCs/>
          <w:sz w:val="20"/>
          <w:szCs w:val="20"/>
          <w:u w:val="single"/>
        </w:rPr>
        <w:t>Proposed Fields</w:t>
      </w:r>
    </w:p>
    <w:p w14:paraId="6FE053DF" w14:textId="77777777" w:rsidR="00695FC0" w:rsidRDefault="00695FC0" w:rsidP="000F722C">
      <w:pPr>
        <w:suppressAutoHyphens/>
        <w:rPr>
          <w:rFonts w:ascii="Arial" w:hAnsi="Arial" w:cs="Arial"/>
          <w:iCs/>
          <w:sz w:val="20"/>
          <w:szCs w:val="20"/>
        </w:rPr>
      </w:pPr>
    </w:p>
    <w:p w14:paraId="6C74B9BD" w14:textId="77777777" w:rsidR="00695FC0" w:rsidRPr="00B53403" w:rsidRDefault="00695FC0" w:rsidP="00695FC0">
      <w:pPr>
        <w:autoSpaceDE w:val="0"/>
        <w:autoSpaceDN w:val="0"/>
        <w:adjustRightInd w:val="0"/>
        <w:jc w:val="left"/>
        <w:rPr>
          <w:rFonts w:ascii="Calibri Light" w:eastAsia="Times New Roman" w:hAnsi="Calibri Light" w:cs="Calibri Light"/>
          <w:color w:val="000000"/>
          <w:sz w:val="23"/>
          <w:szCs w:val="23"/>
          <w:lang w:eastAsia="en-US"/>
        </w:rPr>
      </w:pPr>
      <w:r w:rsidRPr="00B53403">
        <w:rPr>
          <w:rFonts w:ascii="Calibri Light" w:eastAsia="Times New Roman" w:hAnsi="Calibri Light" w:cs="Calibri Light"/>
          <w:color w:val="000000"/>
          <w:sz w:val="23"/>
          <w:szCs w:val="23"/>
          <w:lang w:eastAsia="en-US"/>
        </w:rPr>
        <w:t xml:space="preserve">Contract Agencies Tab </w:t>
      </w:r>
    </w:p>
    <w:p w14:paraId="5506890F" w14:textId="77777777" w:rsidR="00695FC0" w:rsidRDefault="00695FC0" w:rsidP="00695FC0">
      <w:pPr>
        <w:jc w:val="left"/>
        <w:rPr>
          <w:szCs w:val="22"/>
        </w:rPr>
      </w:pPr>
      <w:r>
        <w:rPr>
          <w:szCs w:val="22"/>
        </w:rPr>
        <w:t>The Contract Agencies tab is a form used to manage all the contract agencies with which an organization works in a single place.</w:t>
      </w:r>
    </w:p>
    <w:p w14:paraId="76C4F8F6" w14:textId="77777777" w:rsidR="00695FC0" w:rsidRDefault="00695FC0" w:rsidP="00695FC0">
      <w:pPr>
        <w:jc w:val="left"/>
        <w:rPr>
          <w:rFonts w:ascii="Arial" w:hAnsi="Arial" w:cs="Arial"/>
          <w:bCs/>
          <w:sz w:val="20"/>
          <w:szCs w:val="20"/>
        </w:rPr>
      </w:pPr>
    </w:p>
    <w:tbl>
      <w:tblPr>
        <w:tblStyle w:val="TableGrid"/>
        <w:tblW w:w="0" w:type="auto"/>
        <w:tblLook w:val="04A0" w:firstRow="1" w:lastRow="0" w:firstColumn="1" w:lastColumn="0" w:noHBand="0" w:noVBand="1"/>
      </w:tblPr>
      <w:tblGrid>
        <w:gridCol w:w="4788"/>
        <w:gridCol w:w="4788"/>
      </w:tblGrid>
      <w:tr w:rsidR="00695FC0" w:rsidRPr="00B53403" w14:paraId="3AD2AB0C" w14:textId="77777777" w:rsidTr="00250134">
        <w:tc>
          <w:tcPr>
            <w:tcW w:w="4788" w:type="dxa"/>
          </w:tcPr>
          <w:p w14:paraId="7D8FE083" w14:textId="77777777" w:rsidR="00695FC0" w:rsidRPr="00B53403" w:rsidRDefault="00695FC0" w:rsidP="00250134">
            <w:pPr>
              <w:jc w:val="left"/>
              <w:rPr>
                <w:rFonts w:ascii="Arial" w:hAnsi="Arial" w:cs="Arial"/>
                <w:b/>
                <w:bCs/>
                <w:sz w:val="20"/>
                <w:szCs w:val="20"/>
              </w:rPr>
            </w:pPr>
            <w:r w:rsidRPr="00B53403">
              <w:rPr>
                <w:b/>
                <w:szCs w:val="22"/>
              </w:rPr>
              <w:t xml:space="preserve">Fields </w:t>
            </w:r>
          </w:p>
        </w:tc>
        <w:tc>
          <w:tcPr>
            <w:tcW w:w="4788" w:type="dxa"/>
          </w:tcPr>
          <w:p w14:paraId="13A4F834" w14:textId="77777777" w:rsidR="00695FC0" w:rsidRPr="00B53403" w:rsidRDefault="00695FC0" w:rsidP="00250134">
            <w:pPr>
              <w:jc w:val="left"/>
              <w:rPr>
                <w:rFonts w:ascii="Arial" w:hAnsi="Arial" w:cs="Arial"/>
                <w:b/>
                <w:bCs/>
                <w:sz w:val="20"/>
                <w:szCs w:val="20"/>
              </w:rPr>
            </w:pPr>
            <w:r w:rsidRPr="00B53403">
              <w:rPr>
                <w:b/>
                <w:szCs w:val="22"/>
              </w:rPr>
              <w:t xml:space="preserve">Description </w:t>
            </w:r>
          </w:p>
        </w:tc>
      </w:tr>
      <w:tr w:rsidR="00695FC0" w14:paraId="67841366" w14:textId="77777777" w:rsidTr="00250134">
        <w:tc>
          <w:tcPr>
            <w:tcW w:w="4788" w:type="dxa"/>
          </w:tcPr>
          <w:p w14:paraId="3EF8C220" w14:textId="77777777" w:rsidR="00695FC0" w:rsidRDefault="00695FC0" w:rsidP="00250134">
            <w:pPr>
              <w:jc w:val="left"/>
              <w:rPr>
                <w:rFonts w:ascii="Arial" w:hAnsi="Arial" w:cs="Arial"/>
                <w:bCs/>
                <w:sz w:val="20"/>
                <w:szCs w:val="20"/>
              </w:rPr>
            </w:pPr>
            <w:r>
              <w:rPr>
                <w:szCs w:val="22"/>
              </w:rPr>
              <w:t xml:space="preserve">Agency Name </w:t>
            </w:r>
          </w:p>
        </w:tc>
        <w:tc>
          <w:tcPr>
            <w:tcW w:w="4788" w:type="dxa"/>
          </w:tcPr>
          <w:p w14:paraId="683C2C80" w14:textId="77777777" w:rsidR="00695FC0" w:rsidRDefault="00695FC0" w:rsidP="00250134">
            <w:pPr>
              <w:jc w:val="left"/>
              <w:rPr>
                <w:rFonts w:ascii="Arial" w:hAnsi="Arial" w:cs="Arial"/>
                <w:bCs/>
                <w:sz w:val="20"/>
                <w:szCs w:val="20"/>
              </w:rPr>
            </w:pPr>
            <w:r>
              <w:rPr>
                <w:szCs w:val="22"/>
              </w:rPr>
              <w:t xml:space="preserve">The agency’s name </w:t>
            </w:r>
          </w:p>
        </w:tc>
      </w:tr>
      <w:tr w:rsidR="00695FC0" w14:paraId="3DC5420E" w14:textId="77777777" w:rsidTr="00250134">
        <w:tc>
          <w:tcPr>
            <w:tcW w:w="4788" w:type="dxa"/>
          </w:tcPr>
          <w:p w14:paraId="50E91548" w14:textId="77777777" w:rsidR="00695FC0" w:rsidRDefault="00695FC0" w:rsidP="00250134">
            <w:pPr>
              <w:jc w:val="left"/>
              <w:rPr>
                <w:rFonts w:ascii="Arial" w:hAnsi="Arial" w:cs="Arial"/>
                <w:bCs/>
                <w:sz w:val="20"/>
                <w:szCs w:val="20"/>
              </w:rPr>
            </w:pPr>
            <w:r>
              <w:rPr>
                <w:szCs w:val="22"/>
              </w:rPr>
              <w:lastRenderedPageBreak/>
              <w:t xml:space="preserve">Agency ID </w:t>
            </w:r>
          </w:p>
        </w:tc>
        <w:tc>
          <w:tcPr>
            <w:tcW w:w="4788" w:type="dxa"/>
          </w:tcPr>
          <w:p w14:paraId="18E25435" w14:textId="77777777" w:rsidR="00695FC0" w:rsidRDefault="00695FC0" w:rsidP="00250134">
            <w:pPr>
              <w:jc w:val="left"/>
              <w:rPr>
                <w:rFonts w:ascii="Arial" w:hAnsi="Arial" w:cs="Arial"/>
                <w:bCs/>
                <w:sz w:val="20"/>
                <w:szCs w:val="20"/>
              </w:rPr>
            </w:pPr>
            <w:r>
              <w:rPr>
                <w:szCs w:val="22"/>
              </w:rPr>
              <w:t xml:space="preserve">The agency’s unique ID (auto-increment) </w:t>
            </w:r>
          </w:p>
        </w:tc>
      </w:tr>
      <w:tr w:rsidR="00695FC0" w14:paraId="43BC03CA" w14:textId="77777777" w:rsidTr="00250134">
        <w:tc>
          <w:tcPr>
            <w:tcW w:w="4788" w:type="dxa"/>
          </w:tcPr>
          <w:p w14:paraId="5383F3E4" w14:textId="77777777" w:rsidR="00695FC0" w:rsidRDefault="00695FC0" w:rsidP="00250134">
            <w:pPr>
              <w:jc w:val="left"/>
              <w:rPr>
                <w:rFonts w:ascii="Arial" w:hAnsi="Arial" w:cs="Arial"/>
                <w:bCs/>
                <w:sz w:val="20"/>
                <w:szCs w:val="20"/>
              </w:rPr>
            </w:pPr>
            <w:r>
              <w:rPr>
                <w:szCs w:val="22"/>
              </w:rPr>
              <w:t xml:space="preserve">Domain </w:t>
            </w:r>
          </w:p>
        </w:tc>
        <w:tc>
          <w:tcPr>
            <w:tcW w:w="4788" w:type="dxa"/>
          </w:tcPr>
          <w:p w14:paraId="083065BF" w14:textId="77777777" w:rsidR="00695FC0" w:rsidRDefault="00695FC0" w:rsidP="00250134">
            <w:pPr>
              <w:jc w:val="left"/>
              <w:rPr>
                <w:rFonts w:ascii="Arial" w:hAnsi="Arial" w:cs="Arial"/>
                <w:bCs/>
                <w:sz w:val="20"/>
                <w:szCs w:val="20"/>
              </w:rPr>
            </w:pPr>
            <w:r>
              <w:rPr>
                <w:szCs w:val="22"/>
              </w:rPr>
              <w:t xml:space="preserve">The agency’s domain </w:t>
            </w:r>
          </w:p>
        </w:tc>
      </w:tr>
      <w:tr w:rsidR="00695FC0" w14:paraId="13B8A6B8" w14:textId="77777777" w:rsidTr="00250134">
        <w:tc>
          <w:tcPr>
            <w:tcW w:w="4788" w:type="dxa"/>
          </w:tcPr>
          <w:p w14:paraId="1EEA2717" w14:textId="77777777" w:rsidR="00695FC0" w:rsidRDefault="00695FC0" w:rsidP="00250134">
            <w:pPr>
              <w:jc w:val="left"/>
              <w:rPr>
                <w:rFonts w:ascii="Arial" w:hAnsi="Arial" w:cs="Arial"/>
                <w:bCs/>
                <w:sz w:val="20"/>
                <w:szCs w:val="20"/>
              </w:rPr>
            </w:pPr>
            <w:r>
              <w:rPr>
                <w:szCs w:val="22"/>
              </w:rPr>
              <w:t xml:space="preserve">Contract Person </w:t>
            </w:r>
          </w:p>
        </w:tc>
        <w:tc>
          <w:tcPr>
            <w:tcW w:w="4788" w:type="dxa"/>
          </w:tcPr>
          <w:p w14:paraId="17EA5481" w14:textId="77777777" w:rsidR="00695FC0" w:rsidRDefault="00695FC0" w:rsidP="00250134">
            <w:pPr>
              <w:jc w:val="left"/>
              <w:rPr>
                <w:rFonts w:ascii="Arial" w:hAnsi="Arial" w:cs="Arial"/>
                <w:bCs/>
                <w:sz w:val="20"/>
                <w:szCs w:val="20"/>
              </w:rPr>
            </w:pPr>
            <w:r>
              <w:rPr>
                <w:szCs w:val="22"/>
              </w:rPr>
              <w:t xml:space="preserve">The name of the agency contact </w:t>
            </w:r>
          </w:p>
        </w:tc>
      </w:tr>
      <w:tr w:rsidR="00695FC0" w14:paraId="2F0F38AD" w14:textId="77777777" w:rsidTr="00250134">
        <w:tc>
          <w:tcPr>
            <w:tcW w:w="4788" w:type="dxa"/>
          </w:tcPr>
          <w:p w14:paraId="2DE089C2" w14:textId="77777777" w:rsidR="00695FC0" w:rsidRDefault="00695FC0" w:rsidP="00250134">
            <w:pPr>
              <w:jc w:val="left"/>
              <w:rPr>
                <w:rFonts w:ascii="Arial" w:hAnsi="Arial" w:cs="Arial"/>
                <w:bCs/>
                <w:sz w:val="20"/>
                <w:szCs w:val="20"/>
              </w:rPr>
            </w:pPr>
            <w:r>
              <w:rPr>
                <w:szCs w:val="22"/>
              </w:rPr>
              <w:t xml:space="preserve">Telephone </w:t>
            </w:r>
          </w:p>
        </w:tc>
        <w:tc>
          <w:tcPr>
            <w:tcW w:w="4788" w:type="dxa"/>
          </w:tcPr>
          <w:p w14:paraId="1A1191B3" w14:textId="77777777" w:rsidR="00695FC0" w:rsidRDefault="00695FC0" w:rsidP="00250134">
            <w:pPr>
              <w:jc w:val="left"/>
              <w:rPr>
                <w:rFonts w:ascii="Arial" w:hAnsi="Arial" w:cs="Arial"/>
                <w:bCs/>
                <w:sz w:val="20"/>
                <w:szCs w:val="20"/>
              </w:rPr>
            </w:pPr>
            <w:r>
              <w:rPr>
                <w:szCs w:val="22"/>
              </w:rPr>
              <w:t xml:space="preserve">The agency’s phone number </w:t>
            </w:r>
          </w:p>
        </w:tc>
      </w:tr>
      <w:tr w:rsidR="00695FC0" w14:paraId="049AA344" w14:textId="77777777" w:rsidTr="00250134">
        <w:tc>
          <w:tcPr>
            <w:tcW w:w="4788" w:type="dxa"/>
          </w:tcPr>
          <w:p w14:paraId="75FE049C" w14:textId="77777777" w:rsidR="00695FC0" w:rsidRDefault="00695FC0" w:rsidP="00250134">
            <w:pPr>
              <w:jc w:val="left"/>
              <w:rPr>
                <w:szCs w:val="22"/>
              </w:rPr>
            </w:pPr>
            <w:r>
              <w:rPr>
                <w:szCs w:val="22"/>
              </w:rPr>
              <w:t xml:space="preserve">Email </w:t>
            </w:r>
          </w:p>
        </w:tc>
        <w:tc>
          <w:tcPr>
            <w:tcW w:w="4788" w:type="dxa"/>
          </w:tcPr>
          <w:p w14:paraId="2D03C49E" w14:textId="77777777" w:rsidR="00695FC0" w:rsidRDefault="00695FC0" w:rsidP="00250134">
            <w:pPr>
              <w:jc w:val="left"/>
              <w:rPr>
                <w:szCs w:val="22"/>
              </w:rPr>
            </w:pPr>
            <w:r>
              <w:rPr>
                <w:szCs w:val="22"/>
              </w:rPr>
              <w:t xml:space="preserve">The agency’s email address </w:t>
            </w:r>
          </w:p>
        </w:tc>
      </w:tr>
      <w:tr w:rsidR="00695FC0" w14:paraId="5F5D4AE8" w14:textId="77777777" w:rsidTr="00250134">
        <w:tc>
          <w:tcPr>
            <w:tcW w:w="4788" w:type="dxa"/>
          </w:tcPr>
          <w:p w14:paraId="3B760E38" w14:textId="77777777" w:rsidR="00695FC0" w:rsidRDefault="00695FC0" w:rsidP="00250134">
            <w:pPr>
              <w:jc w:val="left"/>
              <w:rPr>
                <w:szCs w:val="22"/>
              </w:rPr>
            </w:pPr>
            <w:r>
              <w:rPr>
                <w:szCs w:val="22"/>
              </w:rPr>
              <w:t xml:space="preserve">Address </w:t>
            </w:r>
          </w:p>
        </w:tc>
        <w:tc>
          <w:tcPr>
            <w:tcW w:w="4788" w:type="dxa"/>
          </w:tcPr>
          <w:p w14:paraId="3B0C3BC2" w14:textId="77777777" w:rsidR="00695FC0" w:rsidRDefault="00695FC0" w:rsidP="00250134">
            <w:pPr>
              <w:jc w:val="left"/>
              <w:rPr>
                <w:szCs w:val="22"/>
              </w:rPr>
            </w:pPr>
            <w:r>
              <w:rPr>
                <w:szCs w:val="22"/>
              </w:rPr>
              <w:t xml:space="preserve">The agency’s mailing address </w:t>
            </w:r>
          </w:p>
        </w:tc>
      </w:tr>
    </w:tbl>
    <w:p w14:paraId="190F806C" w14:textId="77777777" w:rsidR="00695FC0" w:rsidRDefault="00695FC0" w:rsidP="00695FC0">
      <w:pPr>
        <w:jc w:val="left"/>
        <w:rPr>
          <w:rFonts w:ascii="Arial" w:hAnsi="Arial" w:cs="Arial"/>
          <w:bCs/>
          <w:sz w:val="20"/>
          <w:szCs w:val="20"/>
        </w:rPr>
      </w:pPr>
    </w:p>
    <w:p w14:paraId="02BE766C" w14:textId="77777777" w:rsidR="00695FC0" w:rsidRDefault="00695FC0" w:rsidP="00695FC0">
      <w:pPr>
        <w:jc w:val="left"/>
        <w:rPr>
          <w:rFonts w:ascii="Arial" w:hAnsi="Arial" w:cs="Arial"/>
          <w:bCs/>
          <w:sz w:val="20"/>
          <w:szCs w:val="20"/>
        </w:rPr>
      </w:pPr>
    </w:p>
    <w:p w14:paraId="5FD1AFC6" w14:textId="77777777" w:rsidR="00695FC0" w:rsidRPr="00B53403" w:rsidRDefault="00695FC0" w:rsidP="00695FC0">
      <w:pPr>
        <w:autoSpaceDE w:val="0"/>
        <w:autoSpaceDN w:val="0"/>
        <w:adjustRightInd w:val="0"/>
        <w:jc w:val="left"/>
        <w:rPr>
          <w:rFonts w:ascii="Calibri Light" w:eastAsia="Times New Roman" w:hAnsi="Calibri Light" w:cs="Calibri Light"/>
          <w:color w:val="000000"/>
          <w:sz w:val="23"/>
          <w:szCs w:val="23"/>
          <w:lang w:eastAsia="en-US"/>
        </w:rPr>
      </w:pPr>
      <w:r w:rsidRPr="00B53403">
        <w:rPr>
          <w:rFonts w:ascii="Calibri Light" w:eastAsia="Times New Roman" w:hAnsi="Calibri Light" w:cs="Calibri Light"/>
          <w:color w:val="000000"/>
          <w:sz w:val="23"/>
          <w:szCs w:val="23"/>
          <w:lang w:eastAsia="en-US"/>
        </w:rPr>
        <w:t xml:space="preserve">Department Tab </w:t>
      </w:r>
    </w:p>
    <w:p w14:paraId="0A513506" w14:textId="77777777" w:rsidR="00695FC0" w:rsidRDefault="00695FC0" w:rsidP="00695FC0">
      <w:pPr>
        <w:jc w:val="left"/>
        <w:rPr>
          <w:rFonts w:eastAsia="Times New Roman"/>
          <w:color w:val="000000"/>
          <w:szCs w:val="22"/>
          <w:lang w:eastAsia="en-US"/>
        </w:rPr>
      </w:pPr>
      <w:r w:rsidRPr="00B53403">
        <w:rPr>
          <w:rFonts w:eastAsia="Times New Roman"/>
          <w:color w:val="000000"/>
          <w:szCs w:val="22"/>
          <w:lang w:eastAsia="en-US"/>
        </w:rPr>
        <w:t>Manage departments within an organization that are using the defined vendors from the previous tab in a single place.</w:t>
      </w:r>
    </w:p>
    <w:p w14:paraId="686BD57C" w14:textId="77777777" w:rsidR="00695FC0" w:rsidRDefault="00695FC0" w:rsidP="00695FC0">
      <w:pPr>
        <w:jc w:val="left"/>
        <w:rPr>
          <w:rFonts w:ascii="Arial" w:hAnsi="Arial" w:cs="Arial"/>
          <w:bCs/>
          <w:sz w:val="20"/>
          <w:szCs w:val="20"/>
        </w:rPr>
      </w:pPr>
    </w:p>
    <w:tbl>
      <w:tblPr>
        <w:tblStyle w:val="TableGrid"/>
        <w:tblW w:w="0" w:type="auto"/>
        <w:tblLook w:val="04A0" w:firstRow="1" w:lastRow="0" w:firstColumn="1" w:lastColumn="0" w:noHBand="0" w:noVBand="1"/>
      </w:tblPr>
      <w:tblGrid>
        <w:gridCol w:w="4788"/>
        <w:gridCol w:w="4788"/>
      </w:tblGrid>
      <w:tr w:rsidR="00695FC0" w14:paraId="580222E4" w14:textId="77777777" w:rsidTr="00250134">
        <w:tc>
          <w:tcPr>
            <w:tcW w:w="4788" w:type="dxa"/>
          </w:tcPr>
          <w:p w14:paraId="0BE9D9A1" w14:textId="77777777" w:rsidR="00695FC0" w:rsidRPr="00B53403" w:rsidRDefault="00695FC0" w:rsidP="00250134">
            <w:pPr>
              <w:jc w:val="left"/>
              <w:rPr>
                <w:rFonts w:ascii="Arial" w:hAnsi="Arial" w:cs="Arial"/>
                <w:b/>
                <w:bCs/>
                <w:sz w:val="20"/>
                <w:szCs w:val="20"/>
              </w:rPr>
            </w:pPr>
            <w:r w:rsidRPr="00B53403">
              <w:rPr>
                <w:b/>
                <w:szCs w:val="22"/>
              </w:rPr>
              <w:t xml:space="preserve">Fields </w:t>
            </w:r>
          </w:p>
        </w:tc>
        <w:tc>
          <w:tcPr>
            <w:tcW w:w="4788" w:type="dxa"/>
          </w:tcPr>
          <w:p w14:paraId="254EB854" w14:textId="77777777" w:rsidR="00695FC0" w:rsidRPr="00B53403" w:rsidRDefault="00695FC0" w:rsidP="00250134">
            <w:pPr>
              <w:jc w:val="left"/>
              <w:rPr>
                <w:rFonts w:ascii="Arial" w:hAnsi="Arial" w:cs="Arial"/>
                <w:b/>
                <w:bCs/>
                <w:sz w:val="20"/>
                <w:szCs w:val="20"/>
              </w:rPr>
            </w:pPr>
            <w:r w:rsidRPr="00B53403">
              <w:rPr>
                <w:b/>
                <w:szCs w:val="22"/>
              </w:rPr>
              <w:t xml:space="preserve">Description </w:t>
            </w:r>
          </w:p>
        </w:tc>
      </w:tr>
      <w:tr w:rsidR="00695FC0" w14:paraId="4CB417FE" w14:textId="77777777" w:rsidTr="00250134">
        <w:tc>
          <w:tcPr>
            <w:tcW w:w="4788" w:type="dxa"/>
          </w:tcPr>
          <w:p w14:paraId="65015D64" w14:textId="77777777" w:rsidR="00695FC0" w:rsidRDefault="00695FC0" w:rsidP="00250134">
            <w:pPr>
              <w:jc w:val="left"/>
              <w:rPr>
                <w:rFonts w:ascii="Arial" w:hAnsi="Arial" w:cs="Arial"/>
                <w:bCs/>
                <w:sz w:val="20"/>
                <w:szCs w:val="20"/>
              </w:rPr>
            </w:pPr>
            <w:r>
              <w:rPr>
                <w:szCs w:val="22"/>
              </w:rPr>
              <w:t xml:space="preserve">Department Name </w:t>
            </w:r>
          </w:p>
        </w:tc>
        <w:tc>
          <w:tcPr>
            <w:tcW w:w="4788" w:type="dxa"/>
          </w:tcPr>
          <w:p w14:paraId="0068B9FF" w14:textId="77777777" w:rsidR="00695FC0" w:rsidRDefault="00695FC0" w:rsidP="00250134">
            <w:pPr>
              <w:jc w:val="left"/>
              <w:rPr>
                <w:rFonts w:ascii="Arial" w:hAnsi="Arial" w:cs="Arial"/>
                <w:bCs/>
                <w:sz w:val="20"/>
                <w:szCs w:val="20"/>
              </w:rPr>
            </w:pPr>
            <w:r>
              <w:rPr>
                <w:szCs w:val="22"/>
              </w:rPr>
              <w:t xml:space="preserve">The department name </w:t>
            </w:r>
          </w:p>
        </w:tc>
      </w:tr>
      <w:tr w:rsidR="00695FC0" w14:paraId="57BDA312" w14:textId="77777777" w:rsidTr="00250134">
        <w:tc>
          <w:tcPr>
            <w:tcW w:w="4788" w:type="dxa"/>
          </w:tcPr>
          <w:p w14:paraId="3409597F" w14:textId="77777777" w:rsidR="00695FC0" w:rsidRDefault="00695FC0" w:rsidP="00250134">
            <w:pPr>
              <w:jc w:val="left"/>
              <w:rPr>
                <w:rFonts w:ascii="Arial" w:hAnsi="Arial" w:cs="Arial"/>
                <w:bCs/>
                <w:sz w:val="20"/>
                <w:szCs w:val="20"/>
              </w:rPr>
            </w:pPr>
            <w:r>
              <w:rPr>
                <w:szCs w:val="22"/>
              </w:rPr>
              <w:t xml:space="preserve">Department ID </w:t>
            </w:r>
          </w:p>
        </w:tc>
        <w:tc>
          <w:tcPr>
            <w:tcW w:w="4788" w:type="dxa"/>
          </w:tcPr>
          <w:p w14:paraId="65BB266A" w14:textId="77777777" w:rsidR="00695FC0" w:rsidRDefault="00695FC0" w:rsidP="00250134">
            <w:pPr>
              <w:jc w:val="left"/>
              <w:rPr>
                <w:rFonts w:ascii="Arial" w:hAnsi="Arial" w:cs="Arial"/>
                <w:bCs/>
                <w:sz w:val="20"/>
                <w:szCs w:val="20"/>
              </w:rPr>
            </w:pPr>
            <w:r>
              <w:rPr>
                <w:szCs w:val="22"/>
              </w:rPr>
              <w:t xml:space="preserve">The department unique ID (auto-increment) </w:t>
            </w:r>
          </w:p>
        </w:tc>
      </w:tr>
      <w:tr w:rsidR="00695FC0" w14:paraId="14B0DA41" w14:textId="77777777" w:rsidTr="00250134">
        <w:tc>
          <w:tcPr>
            <w:tcW w:w="4788" w:type="dxa"/>
          </w:tcPr>
          <w:p w14:paraId="2125DF54" w14:textId="77777777" w:rsidR="00695FC0" w:rsidRDefault="00695FC0" w:rsidP="00250134">
            <w:pPr>
              <w:jc w:val="left"/>
              <w:rPr>
                <w:rFonts w:ascii="Arial" w:hAnsi="Arial" w:cs="Arial"/>
                <w:bCs/>
                <w:sz w:val="20"/>
                <w:szCs w:val="20"/>
              </w:rPr>
            </w:pPr>
            <w:r>
              <w:rPr>
                <w:szCs w:val="22"/>
              </w:rPr>
              <w:t xml:space="preserve">Contract Agencies </w:t>
            </w:r>
          </w:p>
        </w:tc>
        <w:tc>
          <w:tcPr>
            <w:tcW w:w="4788" w:type="dxa"/>
          </w:tcPr>
          <w:p w14:paraId="44F561AC" w14:textId="77777777" w:rsidR="00695FC0" w:rsidRDefault="00695FC0" w:rsidP="00250134">
            <w:pPr>
              <w:jc w:val="left"/>
              <w:rPr>
                <w:rFonts w:ascii="Arial" w:hAnsi="Arial" w:cs="Arial"/>
                <w:bCs/>
                <w:sz w:val="20"/>
                <w:szCs w:val="20"/>
              </w:rPr>
            </w:pPr>
            <w:r>
              <w:rPr>
                <w:szCs w:val="22"/>
              </w:rPr>
              <w:t xml:space="preserve">List of contract agencies associated with this department </w:t>
            </w:r>
          </w:p>
        </w:tc>
      </w:tr>
      <w:tr w:rsidR="00695FC0" w14:paraId="32BA8DE9" w14:textId="77777777" w:rsidTr="00250134">
        <w:tc>
          <w:tcPr>
            <w:tcW w:w="4788" w:type="dxa"/>
          </w:tcPr>
          <w:p w14:paraId="5FB1B020" w14:textId="77777777" w:rsidR="00695FC0" w:rsidRDefault="00695FC0" w:rsidP="00250134">
            <w:pPr>
              <w:jc w:val="left"/>
              <w:rPr>
                <w:rFonts w:ascii="Arial" w:hAnsi="Arial" w:cs="Arial"/>
                <w:bCs/>
                <w:sz w:val="20"/>
                <w:szCs w:val="20"/>
              </w:rPr>
            </w:pPr>
            <w:r>
              <w:rPr>
                <w:szCs w:val="22"/>
              </w:rPr>
              <w:t xml:space="preserve">Assignment Manager </w:t>
            </w:r>
          </w:p>
        </w:tc>
        <w:tc>
          <w:tcPr>
            <w:tcW w:w="4788" w:type="dxa"/>
          </w:tcPr>
          <w:p w14:paraId="3EBEA486" w14:textId="77777777" w:rsidR="00695FC0" w:rsidRDefault="00695FC0" w:rsidP="00250134">
            <w:pPr>
              <w:jc w:val="left"/>
              <w:rPr>
                <w:rFonts w:ascii="Arial" w:hAnsi="Arial" w:cs="Arial"/>
                <w:bCs/>
                <w:sz w:val="20"/>
                <w:szCs w:val="20"/>
              </w:rPr>
            </w:pPr>
            <w:r>
              <w:rPr>
                <w:szCs w:val="22"/>
              </w:rPr>
              <w:t xml:space="preserve">The manager of the assignment </w:t>
            </w:r>
          </w:p>
        </w:tc>
      </w:tr>
      <w:tr w:rsidR="00695FC0" w14:paraId="4EB84F05" w14:textId="77777777" w:rsidTr="00250134">
        <w:tc>
          <w:tcPr>
            <w:tcW w:w="4788" w:type="dxa"/>
          </w:tcPr>
          <w:p w14:paraId="39E2E655" w14:textId="77777777" w:rsidR="00695FC0" w:rsidRDefault="00695FC0" w:rsidP="00250134">
            <w:pPr>
              <w:jc w:val="left"/>
              <w:rPr>
                <w:rFonts w:ascii="Arial" w:hAnsi="Arial" w:cs="Arial"/>
                <w:bCs/>
                <w:sz w:val="20"/>
                <w:szCs w:val="20"/>
              </w:rPr>
            </w:pPr>
            <w:r>
              <w:rPr>
                <w:szCs w:val="22"/>
              </w:rPr>
              <w:t xml:space="preserve">Account Sponsor </w:t>
            </w:r>
          </w:p>
        </w:tc>
        <w:tc>
          <w:tcPr>
            <w:tcW w:w="4788" w:type="dxa"/>
          </w:tcPr>
          <w:p w14:paraId="50AB17AE" w14:textId="77777777" w:rsidR="00695FC0" w:rsidRDefault="00695FC0" w:rsidP="00250134">
            <w:pPr>
              <w:jc w:val="left"/>
              <w:rPr>
                <w:rFonts w:ascii="Arial" w:hAnsi="Arial" w:cs="Arial"/>
                <w:bCs/>
                <w:sz w:val="20"/>
                <w:szCs w:val="20"/>
              </w:rPr>
            </w:pPr>
            <w:r>
              <w:rPr>
                <w:szCs w:val="22"/>
              </w:rPr>
              <w:t xml:space="preserve">The access approver and review for this department </w:t>
            </w:r>
          </w:p>
        </w:tc>
      </w:tr>
      <w:tr w:rsidR="00695FC0" w14:paraId="0980EEB7" w14:textId="77777777" w:rsidTr="00250134">
        <w:tc>
          <w:tcPr>
            <w:tcW w:w="4788" w:type="dxa"/>
          </w:tcPr>
          <w:p w14:paraId="0FBC405F" w14:textId="77777777" w:rsidR="00695FC0" w:rsidRDefault="00695FC0" w:rsidP="00250134">
            <w:pPr>
              <w:jc w:val="left"/>
              <w:rPr>
                <w:rFonts w:ascii="Arial" w:hAnsi="Arial" w:cs="Arial"/>
                <w:bCs/>
                <w:sz w:val="20"/>
                <w:szCs w:val="20"/>
              </w:rPr>
            </w:pPr>
            <w:r>
              <w:rPr>
                <w:szCs w:val="22"/>
              </w:rPr>
              <w:t xml:space="preserve">Account Administrator </w:t>
            </w:r>
          </w:p>
        </w:tc>
        <w:tc>
          <w:tcPr>
            <w:tcW w:w="4788" w:type="dxa"/>
          </w:tcPr>
          <w:p w14:paraId="43FE2FEA" w14:textId="77777777" w:rsidR="00695FC0" w:rsidRDefault="00695FC0" w:rsidP="00250134">
            <w:pPr>
              <w:jc w:val="left"/>
              <w:rPr>
                <w:rFonts w:ascii="Arial" w:hAnsi="Arial" w:cs="Arial"/>
                <w:bCs/>
                <w:sz w:val="20"/>
                <w:szCs w:val="20"/>
              </w:rPr>
            </w:pPr>
            <w:r>
              <w:rPr>
                <w:szCs w:val="22"/>
              </w:rPr>
              <w:t xml:space="preserve">The administrator of this department </w:t>
            </w:r>
          </w:p>
        </w:tc>
      </w:tr>
    </w:tbl>
    <w:p w14:paraId="325299A1" w14:textId="77777777" w:rsidR="00695FC0" w:rsidRDefault="00695FC0" w:rsidP="00695FC0">
      <w:pPr>
        <w:jc w:val="left"/>
        <w:rPr>
          <w:rFonts w:ascii="Arial" w:hAnsi="Arial" w:cs="Arial"/>
          <w:bCs/>
          <w:sz w:val="20"/>
          <w:szCs w:val="20"/>
        </w:rPr>
      </w:pPr>
    </w:p>
    <w:p w14:paraId="25DC8357" w14:textId="77777777" w:rsidR="00695FC0" w:rsidRDefault="00695FC0" w:rsidP="00695FC0">
      <w:pPr>
        <w:jc w:val="left"/>
        <w:rPr>
          <w:rFonts w:ascii="Arial" w:hAnsi="Arial" w:cs="Arial"/>
          <w:bCs/>
          <w:sz w:val="20"/>
          <w:szCs w:val="20"/>
        </w:rPr>
      </w:pPr>
    </w:p>
    <w:p w14:paraId="17A76FE2" w14:textId="77777777" w:rsidR="00695FC0" w:rsidRPr="00B53403" w:rsidRDefault="00695FC0" w:rsidP="00695FC0">
      <w:pPr>
        <w:autoSpaceDE w:val="0"/>
        <w:autoSpaceDN w:val="0"/>
        <w:adjustRightInd w:val="0"/>
        <w:jc w:val="left"/>
        <w:rPr>
          <w:rFonts w:ascii="Calibri Light" w:eastAsia="Times New Roman" w:hAnsi="Calibri Light" w:cs="Calibri Light"/>
          <w:color w:val="000000"/>
          <w:sz w:val="23"/>
          <w:szCs w:val="23"/>
          <w:lang w:eastAsia="en-US"/>
        </w:rPr>
      </w:pPr>
      <w:r w:rsidRPr="00B53403">
        <w:rPr>
          <w:rFonts w:ascii="Calibri Light" w:eastAsia="Times New Roman" w:hAnsi="Calibri Light" w:cs="Calibri Light"/>
          <w:color w:val="000000"/>
          <w:sz w:val="23"/>
          <w:szCs w:val="23"/>
          <w:lang w:eastAsia="en-US"/>
        </w:rPr>
        <w:t xml:space="preserve">Assignments Tab </w:t>
      </w:r>
    </w:p>
    <w:p w14:paraId="0D7BEB53" w14:textId="77777777" w:rsidR="00695FC0" w:rsidRDefault="00695FC0" w:rsidP="00695FC0">
      <w:pPr>
        <w:jc w:val="left"/>
        <w:rPr>
          <w:rFonts w:ascii="Arial" w:hAnsi="Arial" w:cs="Arial"/>
          <w:bCs/>
          <w:sz w:val="20"/>
          <w:szCs w:val="20"/>
        </w:rPr>
      </w:pPr>
      <w:r w:rsidRPr="00B53403">
        <w:rPr>
          <w:rFonts w:eastAsia="Times New Roman"/>
          <w:color w:val="000000"/>
          <w:szCs w:val="22"/>
          <w:lang w:eastAsia="en-US"/>
        </w:rPr>
        <w:t>Manage the relationships between contract agencies and their contractors with the departments that are using their services to provide better visibility into when contracts are expiring so that governance can be tied to those events efficiently.</w:t>
      </w:r>
    </w:p>
    <w:p w14:paraId="65FF87CC" w14:textId="77777777" w:rsidR="00695FC0" w:rsidRDefault="00695FC0" w:rsidP="00695FC0">
      <w:pPr>
        <w:jc w:val="left"/>
        <w:rPr>
          <w:rFonts w:ascii="Arial" w:hAnsi="Arial" w:cs="Arial"/>
          <w:bCs/>
          <w:sz w:val="20"/>
          <w:szCs w:val="20"/>
        </w:rPr>
      </w:pPr>
    </w:p>
    <w:tbl>
      <w:tblPr>
        <w:tblStyle w:val="TableGrid"/>
        <w:tblW w:w="0" w:type="auto"/>
        <w:tblLook w:val="04A0" w:firstRow="1" w:lastRow="0" w:firstColumn="1" w:lastColumn="0" w:noHBand="0" w:noVBand="1"/>
      </w:tblPr>
      <w:tblGrid>
        <w:gridCol w:w="4788"/>
        <w:gridCol w:w="4788"/>
      </w:tblGrid>
      <w:tr w:rsidR="00695FC0" w14:paraId="0C7D2EBD" w14:textId="77777777" w:rsidTr="00250134">
        <w:tc>
          <w:tcPr>
            <w:tcW w:w="4788" w:type="dxa"/>
          </w:tcPr>
          <w:p w14:paraId="1709833D" w14:textId="77777777" w:rsidR="00695FC0" w:rsidRPr="00B53403" w:rsidRDefault="00695FC0" w:rsidP="00250134">
            <w:pPr>
              <w:jc w:val="left"/>
              <w:rPr>
                <w:rFonts w:ascii="Arial" w:hAnsi="Arial" w:cs="Arial"/>
                <w:b/>
                <w:bCs/>
                <w:sz w:val="20"/>
                <w:szCs w:val="20"/>
              </w:rPr>
            </w:pPr>
            <w:r w:rsidRPr="00B53403">
              <w:rPr>
                <w:b/>
                <w:szCs w:val="22"/>
              </w:rPr>
              <w:t xml:space="preserve">Fields </w:t>
            </w:r>
          </w:p>
        </w:tc>
        <w:tc>
          <w:tcPr>
            <w:tcW w:w="4788" w:type="dxa"/>
          </w:tcPr>
          <w:p w14:paraId="62FC84BD" w14:textId="77777777" w:rsidR="00695FC0" w:rsidRPr="00B53403" w:rsidRDefault="00695FC0" w:rsidP="00250134">
            <w:pPr>
              <w:jc w:val="left"/>
              <w:rPr>
                <w:rFonts w:ascii="Arial" w:hAnsi="Arial" w:cs="Arial"/>
                <w:b/>
                <w:bCs/>
                <w:sz w:val="20"/>
                <w:szCs w:val="20"/>
              </w:rPr>
            </w:pPr>
            <w:r w:rsidRPr="00B53403">
              <w:rPr>
                <w:b/>
                <w:szCs w:val="22"/>
              </w:rPr>
              <w:t xml:space="preserve">Description </w:t>
            </w:r>
          </w:p>
        </w:tc>
      </w:tr>
      <w:tr w:rsidR="00695FC0" w14:paraId="122664A1" w14:textId="77777777" w:rsidTr="00250134">
        <w:tc>
          <w:tcPr>
            <w:tcW w:w="4788" w:type="dxa"/>
          </w:tcPr>
          <w:p w14:paraId="3976C79A" w14:textId="77777777" w:rsidR="00695FC0" w:rsidRDefault="00695FC0" w:rsidP="00250134">
            <w:pPr>
              <w:jc w:val="left"/>
              <w:rPr>
                <w:rFonts w:ascii="Arial" w:hAnsi="Arial" w:cs="Arial"/>
                <w:bCs/>
                <w:sz w:val="20"/>
                <w:szCs w:val="20"/>
              </w:rPr>
            </w:pPr>
            <w:r>
              <w:rPr>
                <w:szCs w:val="22"/>
              </w:rPr>
              <w:t xml:space="preserve">Assignment Name </w:t>
            </w:r>
          </w:p>
        </w:tc>
        <w:tc>
          <w:tcPr>
            <w:tcW w:w="4788" w:type="dxa"/>
          </w:tcPr>
          <w:p w14:paraId="1CD4289A" w14:textId="77777777" w:rsidR="00695FC0" w:rsidRDefault="00695FC0" w:rsidP="00250134">
            <w:pPr>
              <w:jc w:val="left"/>
              <w:rPr>
                <w:rFonts w:ascii="Arial" w:hAnsi="Arial" w:cs="Arial"/>
                <w:bCs/>
                <w:sz w:val="20"/>
                <w:szCs w:val="20"/>
              </w:rPr>
            </w:pPr>
            <w:r>
              <w:rPr>
                <w:szCs w:val="22"/>
              </w:rPr>
              <w:t xml:space="preserve">The assignment name </w:t>
            </w:r>
          </w:p>
        </w:tc>
      </w:tr>
      <w:tr w:rsidR="00695FC0" w14:paraId="4A59D218" w14:textId="77777777" w:rsidTr="00250134">
        <w:tc>
          <w:tcPr>
            <w:tcW w:w="4788" w:type="dxa"/>
          </w:tcPr>
          <w:p w14:paraId="65EF2F4E" w14:textId="77777777" w:rsidR="00695FC0" w:rsidRDefault="00695FC0" w:rsidP="00250134">
            <w:pPr>
              <w:jc w:val="left"/>
              <w:rPr>
                <w:rFonts w:ascii="Arial" w:hAnsi="Arial" w:cs="Arial"/>
                <w:bCs/>
                <w:sz w:val="20"/>
                <w:szCs w:val="20"/>
              </w:rPr>
            </w:pPr>
            <w:r>
              <w:rPr>
                <w:szCs w:val="22"/>
              </w:rPr>
              <w:t xml:space="preserve">Assignment ID </w:t>
            </w:r>
          </w:p>
        </w:tc>
        <w:tc>
          <w:tcPr>
            <w:tcW w:w="4788" w:type="dxa"/>
          </w:tcPr>
          <w:p w14:paraId="23F6B3BB" w14:textId="77777777" w:rsidR="00695FC0" w:rsidRDefault="00695FC0" w:rsidP="00250134">
            <w:pPr>
              <w:jc w:val="left"/>
              <w:rPr>
                <w:rFonts w:ascii="Arial" w:hAnsi="Arial" w:cs="Arial"/>
                <w:bCs/>
                <w:sz w:val="20"/>
                <w:szCs w:val="20"/>
              </w:rPr>
            </w:pPr>
            <w:r>
              <w:rPr>
                <w:szCs w:val="22"/>
              </w:rPr>
              <w:t xml:space="preserve">The assignment’s unique ID (auto-increment) </w:t>
            </w:r>
          </w:p>
        </w:tc>
      </w:tr>
      <w:tr w:rsidR="00695FC0" w14:paraId="7524F593" w14:textId="77777777" w:rsidTr="00250134">
        <w:tc>
          <w:tcPr>
            <w:tcW w:w="4788" w:type="dxa"/>
          </w:tcPr>
          <w:p w14:paraId="72DDAF4B" w14:textId="77777777" w:rsidR="00695FC0" w:rsidRDefault="00695FC0" w:rsidP="00250134">
            <w:pPr>
              <w:jc w:val="left"/>
              <w:rPr>
                <w:rFonts w:ascii="Arial" w:hAnsi="Arial" w:cs="Arial"/>
                <w:bCs/>
                <w:sz w:val="20"/>
                <w:szCs w:val="20"/>
              </w:rPr>
            </w:pPr>
            <w:r>
              <w:rPr>
                <w:szCs w:val="22"/>
              </w:rPr>
              <w:t xml:space="preserve">Expiry Date </w:t>
            </w:r>
          </w:p>
        </w:tc>
        <w:tc>
          <w:tcPr>
            <w:tcW w:w="4788" w:type="dxa"/>
          </w:tcPr>
          <w:p w14:paraId="3D9AC283" w14:textId="77777777" w:rsidR="00695FC0" w:rsidRDefault="00695FC0" w:rsidP="00250134">
            <w:pPr>
              <w:jc w:val="left"/>
              <w:rPr>
                <w:rFonts w:ascii="Arial" w:hAnsi="Arial" w:cs="Arial"/>
                <w:bCs/>
                <w:sz w:val="20"/>
                <w:szCs w:val="20"/>
              </w:rPr>
            </w:pPr>
            <w:r>
              <w:rPr>
                <w:szCs w:val="22"/>
              </w:rPr>
              <w:t xml:space="preserve">The date the assignment expires </w:t>
            </w:r>
          </w:p>
        </w:tc>
      </w:tr>
      <w:tr w:rsidR="00695FC0" w14:paraId="77E69727" w14:textId="77777777" w:rsidTr="00250134">
        <w:tc>
          <w:tcPr>
            <w:tcW w:w="4788" w:type="dxa"/>
          </w:tcPr>
          <w:p w14:paraId="25EE0E60" w14:textId="77777777" w:rsidR="00695FC0" w:rsidRDefault="00695FC0" w:rsidP="00250134">
            <w:pPr>
              <w:jc w:val="left"/>
              <w:rPr>
                <w:rFonts w:ascii="Arial" w:hAnsi="Arial" w:cs="Arial"/>
                <w:bCs/>
                <w:sz w:val="20"/>
                <w:szCs w:val="20"/>
              </w:rPr>
            </w:pPr>
            <w:r>
              <w:rPr>
                <w:szCs w:val="22"/>
              </w:rPr>
              <w:t xml:space="preserve">Departments </w:t>
            </w:r>
          </w:p>
        </w:tc>
        <w:tc>
          <w:tcPr>
            <w:tcW w:w="4788" w:type="dxa"/>
          </w:tcPr>
          <w:p w14:paraId="38AA4A06" w14:textId="77777777" w:rsidR="00695FC0" w:rsidRDefault="00695FC0" w:rsidP="00250134">
            <w:pPr>
              <w:jc w:val="left"/>
              <w:rPr>
                <w:rFonts w:ascii="Arial" w:hAnsi="Arial" w:cs="Arial"/>
                <w:bCs/>
                <w:sz w:val="20"/>
                <w:szCs w:val="20"/>
              </w:rPr>
            </w:pPr>
            <w:r>
              <w:rPr>
                <w:szCs w:val="22"/>
              </w:rPr>
              <w:t xml:space="preserve">The departments connected to this assignment </w:t>
            </w:r>
          </w:p>
        </w:tc>
      </w:tr>
      <w:tr w:rsidR="00695FC0" w14:paraId="442AC02B" w14:textId="77777777" w:rsidTr="00250134">
        <w:tc>
          <w:tcPr>
            <w:tcW w:w="4788" w:type="dxa"/>
          </w:tcPr>
          <w:p w14:paraId="64419E3D" w14:textId="77777777" w:rsidR="00695FC0" w:rsidRDefault="00695FC0" w:rsidP="00250134">
            <w:pPr>
              <w:jc w:val="left"/>
              <w:rPr>
                <w:rFonts w:ascii="Arial" w:hAnsi="Arial" w:cs="Arial"/>
                <w:bCs/>
                <w:sz w:val="20"/>
                <w:szCs w:val="20"/>
              </w:rPr>
            </w:pPr>
            <w:r>
              <w:rPr>
                <w:szCs w:val="22"/>
              </w:rPr>
              <w:t xml:space="preserve">Contract Agencies </w:t>
            </w:r>
          </w:p>
        </w:tc>
        <w:tc>
          <w:tcPr>
            <w:tcW w:w="4788" w:type="dxa"/>
          </w:tcPr>
          <w:p w14:paraId="446079BA" w14:textId="77777777" w:rsidR="00695FC0" w:rsidRDefault="00695FC0" w:rsidP="00250134">
            <w:pPr>
              <w:jc w:val="left"/>
              <w:rPr>
                <w:rFonts w:ascii="Arial" w:hAnsi="Arial" w:cs="Arial"/>
                <w:bCs/>
                <w:sz w:val="20"/>
                <w:szCs w:val="20"/>
              </w:rPr>
            </w:pPr>
            <w:r>
              <w:rPr>
                <w:szCs w:val="22"/>
              </w:rPr>
              <w:t xml:space="preserve">The contract agency connected to the assignment </w:t>
            </w:r>
          </w:p>
        </w:tc>
      </w:tr>
    </w:tbl>
    <w:p w14:paraId="371B052B" w14:textId="77777777" w:rsidR="00695FC0" w:rsidRDefault="00695FC0" w:rsidP="00695FC0">
      <w:pPr>
        <w:jc w:val="left"/>
        <w:rPr>
          <w:rFonts w:ascii="Arial" w:hAnsi="Arial" w:cs="Arial"/>
          <w:bCs/>
          <w:sz w:val="20"/>
          <w:szCs w:val="20"/>
        </w:rPr>
      </w:pPr>
    </w:p>
    <w:p w14:paraId="22A20A68" w14:textId="77777777" w:rsidR="00695FC0" w:rsidRDefault="00695FC0" w:rsidP="00695FC0">
      <w:pPr>
        <w:jc w:val="left"/>
        <w:rPr>
          <w:rFonts w:ascii="Arial" w:hAnsi="Arial" w:cs="Arial"/>
          <w:bCs/>
          <w:sz w:val="20"/>
          <w:szCs w:val="20"/>
        </w:rPr>
      </w:pPr>
    </w:p>
    <w:p w14:paraId="64B9C73D" w14:textId="77777777" w:rsidR="00695FC0" w:rsidRDefault="00695FC0" w:rsidP="000F722C">
      <w:pPr>
        <w:suppressAutoHyphens/>
        <w:rPr>
          <w:rFonts w:ascii="Arial" w:hAnsi="Arial" w:cs="Arial"/>
          <w:iCs/>
          <w:sz w:val="20"/>
          <w:szCs w:val="20"/>
        </w:rPr>
      </w:pPr>
    </w:p>
    <w:p w14:paraId="1E8BFDB0" w14:textId="77777777" w:rsidR="00F51D1B" w:rsidRDefault="00F51D1B" w:rsidP="000F722C">
      <w:pPr>
        <w:suppressAutoHyphens/>
        <w:rPr>
          <w:rFonts w:ascii="Arial" w:hAnsi="Arial" w:cs="Arial"/>
          <w:iCs/>
          <w:sz w:val="20"/>
          <w:szCs w:val="20"/>
        </w:rPr>
      </w:pPr>
    </w:p>
    <w:p w14:paraId="6F3806E5" w14:textId="0E47E8E0" w:rsidR="00401A65" w:rsidRDefault="00401A65" w:rsidP="000F722C">
      <w:pPr>
        <w:suppressAutoHyphens/>
        <w:rPr>
          <w:rFonts w:ascii="Arial" w:hAnsi="Arial" w:cs="Arial"/>
          <w:iCs/>
          <w:sz w:val="20"/>
          <w:szCs w:val="20"/>
        </w:rPr>
      </w:pPr>
    </w:p>
    <w:p w14:paraId="77BD96D0" w14:textId="0E1AEFE6" w:rsidR="00401A65" w:rsidRDefault="00CF1D7C" w:rsidP="00CF1D7C">
      <w:pPr>
        <w:rPr>
          <w:b/>
          <w:sz w:val="28"/>
        </w:rPr>
      </w:pPr>
      <w:r w:rsidRPr="00CF1D7C">
        <w:rPr>
          <w:b/>
          <w:sz w:val="28"/>
        </w:rPr>
        <w:t>Other User Types:</w:t>
      </w:r>
    </w:p>
    <w:p w14:paraId="3A71FDBB" w14:textId="77777777" w:rsidR="00CF1D7C" w:rsidRPr="00CF1D7C" w:rsidRDefault="00CF1D7C" w:rsidP="00CF1D7C">
      <w:pPr>
        <w:rPr>
          <w:b/>
          <w:sz w:val="28"/>
        </w:rPr>
      </w:pPr>
    </w:p>
    <w:p w14:paraId="56E032F9" w14:textId="6BFD6A44" w:rsidR="00CF1D7C" w:rsidRDefault="00CF1D7C" w:rsidP="000F722C">
      <w:pPr>
        <w:suppressAutoHyphens/>
        <w:rPr>
          <w:rFonts w:ascii="Arial" w:hAnsi="Arial" w:cs="Arial"/>
          <w:iCs/>
          <w:sz w:val="20"/>
          <w:szCs w:val="20"/>
        </w:rPr>
      </w:pPr>
      <w:r>
        <w:rPr>
          <w:rFonts w:ascii="Arial" w:hAnsi="Arial" w:cs="Arial"/>
          <w:iCs/>
          <w:sz w:val="20"/>
          <w:szCs w:val="20"/>
        </w:rPr>
        <w:tab/>
        <w:t xml:space="preserve">There are different employee types; question is open to SMWE; this section needs to be updated based on their response. </w:t>
      </w:r>
      <w:r w:rsidR="004F27CA">
        <w:rPr>
          <w:rFonts w:ascii="Arial" w:hAnsi="Arial" w:cs="Arial"/>
          <w:iCs/>
          <w:sz w:val="20"/>
          <w:szCs w:val="20"/>
        </w:rPr>
        <w:t xml:space="preserve"> (TBD – SMWE BA)</w:t>
      </w:r>
    </w:p>
    <w:p w14:paraId="7ADD127B" w14:textId="7C848C66" w:rsidR="00CF1D7C" w:rsidRDefault="004F27CA" w:rsidP="000F722C">
      <w:pPr>
        <w:suppressAutoHyphens/>
        <w:rPr>
          <w:rFonts w:ascii="Arial" w:hAnsi="Arial" w:cs="Arial"/>
          <w:iCs/>
          <w:sz w:val="20"/>
          <w:szCs w:val="20"/>
        </w:rPr>
      </w:pPr>
      <w:r>
        <w:rPr>
          <w:rFonts w:ascii="Arial" w:hAnsi="Arial" w:cs="Arial"/>
          <w:iCs/>
          <w:sz w:val="20"/>
          <w:szCs w:val="20"/>
        </w:rPr>
        <w:tab/>
      </w:r>
    </w:p>
    <w:p w14:paraId="0017E68B" w14:textId="44BC9CF7" w:rsidR="004F27CA" w:rsidRDefault="004F27CA" w:rsidP="000F722C">
      <w:pPr>
        <w:suppressAutoHyphens/>
        <w:rPr>
          <w:rFonts w:ascii="Arial" w:hAnsi="Arial" w:cs="Arial"/>
          <w:iCs/>
          <w:sz w:val="20"/>
          <w:szCs w:val="20"/>
        </w:rPr>
      </w:pPr>
    </w:p>
    <w:p w14:paraId="12DE7D96" w14:textId="77777777" w:rsidR="004F27CA" w:rsidRDefault="004F27CA" w:rsidP="000F722C">
      <w:pPr>
        <w:suppressAutoHyphens/>
        <w:rPr>
          <w:rFonts w:ascii="Arial" w:hAnsi="Arial" w:cs="Arial"/>
          <w:iCs/>
          <w:sz w:val="20"/>
          <w:szCs w:val="20"/>
        </w:rPr>
      </w:pPr>
    </w:p>
    <w:p w14:paraId="78341932" w14:textId="77777777" w:rsidR="004F27CA" w:rsidRPr="004F27CA" w:rsidRDefault="004F27CA" w:rsidP="004F27CA">
      <w:pPr>
        <w:rPr>
          <w:b/>
          <w:sz w:val="28"/>
        </w:rPr>
      </w:pPr>
      <w:r w:rsidRPr="004F27CA">
        <w:rPr>
          <w:b/>
          <w:sz w:val="28"/>
        </w:rPr>
        <w:t xml:space="preserve">Compliance: </w:t>
      </w:r>
    </w:p>
    <w:p w14:paraId="68DFE661" w14:textId="77777777" w:rsidR="00CF3076" w:rsidRDefault="004F27CA" w:rsidP="000F722C">
      <w:pPr>
        <w:suppressAutoHyphens/>
        <w:rPr>
          <w:rFonts w:ascii="Arial" w:hAnsi="Arial" w:cs="Arial"/>
          <w:iCs/>
          <w:sz w:val="20"/>
          <w:szCs w:val="20"/>
        </w:rPr>
      </w:pPr>
      <w:r>
        <w:rPr>
          <w:rFonts w:ascii="Arial" w:hAnsi="Arial" w:cs="Arial"/>
          <w:iCs/>
          <w:sz w:val="20"/>
          <w:szCs w:val="20"/>
        </w:rPr>
        <w:tab/>
      </w:r>
    </w:p>
    <w:p w14:paraId="43C323B2" w14:textId="3907C806" w:rsidR="00C24F15" w:rsidRDefault="004F27CA" w:rsidP="00CF3076">
      <w:pPr>
        <w:suppressAutoHyphens/>
        <w:ind w:firstLine="720"/>
        <w:rPr>
          <w:rFonts w:ascii="Arial" w:hAnsi="Arial" w:cs="Arial"/>
          <w:iCs/>
          <w:sz w:val="20"/>
          <w:szCs w:val="20"/>
        </w:rPr>
      </w:pPr>
      <w:r>
        <w:rPr>
          <w:rFonts w:ascii="Arial" w:hAnsi="Arial" w:cs="Arial"/>
          <w:iCs/>
          <w:sz w:val="20"/>
          <w:szCs w:val="20"/>
        </w:rPr>
        <w:lastRenderedPageBreak/>
        <w:t>JDE Access Review</w:t>
      </w:r>
    </w:p>
    <w:p w14:paraId="7A91664B" w14:textId="77777777" w:rsidR="00C24F15" w:rsidRDefault="00C24F15" w:rsidP="00CF3076">
      <w:pPr>
        <w:suppressAutoHyphens/>
        <w:ind w:firstLine="720"/>
        <w:rPr>
          <w:rFonts w:ascii="Arial" w:hAnsi="Arial" w:cs="Arial"/>
          <w:iCs/>
          <w:sz w:val="20"/>
          <w:szCs w:val="20"/>
        </w:rPr>
      </w:pPr>
    </w:p>
    <w:p w14:paraId="77EE4DBA" w14:textId="352A7643" w:rsidR="004F27CA" w:rsidRDefault="00C24F15" w:rsidP="00CF3076">
      <w:pPr>
        <w:suppressAutoHyphens/>
        <w:ind w:firstLine="720"/>
        <w:rPr>
          <w:rFonts w:ascii="Arial" w:hAnsi="Arial" w:cs="Arial"/>
          <w:iCs/>
          <w:sz w:val="20"/>
          <w:szCs w:val="20"/>
        </w:rPr>
      </w:pPr>
      <w:r>
        <w:rPr>
          <w:rFonts w:ascii="Arial" w:hAnsi="Arial" w:cs="Arial"/>
          <w:iCs/>
          <w:sz w:val="20"/>
          <w:szCs w:val="20"/>
        </w:rPr>
        <w:t xml:space="preserve">AD Access Review  </w:t>
      </w:r>
      <w:r w:rsidR="004F27CA">
        <w:rPr>
          <w:rFonts w:ascii="Arial" w:hAnsi="Arial" w:cs="Arial"/>
          <w:iCs/>
          <w:sz w:val="20"/>
          <w:szCs w:val="20"/>
        </w:rPr>
        <w:t xml:space="preserve"> </w:t>
      </w:r>
    </w:p>
    <w:p w14:paraId="3A04C43C" w14:textId="63E90B8F" w:rsidR="004F27CA" w:rsidRDefault="004F27CA" w:rsidP="000F722C">
      <w:pPr>
        <w:suppressAutoHyphens/>
        <w:rPr>
          <w:rFonts w:ascii="Arial" w:hAnsi="Arial" w:cs="Arial"/>
          <w:iCs/>
          <w:sz w:val="20"/>
          <w:szCs w:val="20"/>
        </w:rPr>
      </w:pPr>
    </w:p>
    <w:p w14:paraId="7E6D5E03" w14:textId="77777777" w:rsidR="004F27CA" w:rsidRDefault="004F27CA" w:rsidP="000F722C">
      <w:pPr>
        <w:suppressAutoHyphens/>
        <w:rPr>
          <w:rFonts w:ascii="Arial" w:hAnsi="Arial" w:cs="Arial"/>
          <w:iCs/>
          <w:sz w:val="20"/>
          <w:szCs w:val="20"/>
        </w:rPr>
      </w:pPr>
    </w:p>
    <w:p w14:paraId="41A45BF9" w14:textId="5BD7A7E5" w:rsidR="004F27CA" w:rsidRDefault="004F27CA" w:rsidP="004F27CA">
      <w:pPr>
        <w:rPr>
          <w:b/>
          <w:sz w:val="28"/>
        </w:rPr>
      </w:pPr>
      <w:r w:rsidRPr="004F27CA">
        <w:rPr>
          <w:b/>
          <w:sz w:val="28"/>
        </w:rPr>
        <w:t>Reporting:</w:t>
      </w:r>
    </w:p>
    <w:p w14:paraId="7B50DAF9" w14:textId="77777777" w:rsidR="003032CF" w:rsidRPr="004F27CA" w:rsidRDefault="003032CF" w:rsidP="004F27CA">
      <w:pPr>
        <w:rPr>
          <w:b/>
          <w:sz w:val="28"/>
        </w:rPr>
      </w:pPr>
    </w:p>
    <w:p w14:paraId="7929BD39" w14:textId="77777777" w:rsidR="004F27CA" w:rsidRDefault="004F27CA" w:rsidP="000F722C">
      <w:pPr>
        <w:suppressAutoHyphens/>
        <w:rPr>
          <w:rFonts w:ascii="Arial" w:hAnsi="Arial" w:cs="Arial"/>
          <w:iCs/>
          <w:sz w:val="20"/>
          <w:szCs w:val="20"/>
        </w:rPr>
      </w:pPr>
      <w:r>
        <w:rPr>
          <w:rFonts w:ascii="Arial" w:hAnsi="Arial" w:cs="Arial"/>
          <w:iCs/>
          <w:sz w:val="20"/>
          <w:szCs w:val="20"/>
        </w:rPr>
        <w:tab/>
        <w:t>Termination report</w:t>
      </w:r>
    </w:p>
    <w:p w14:paraId="4F2D0C91" w14:textId="386F7C0E" w:rsidR="00401A65" w:rsidRDefault="004F27CA" w:rsidP="000F722C">
      <w:pPr>
        <w:suppressAutoHyphens/>
        <w:rPr>
          <w:rFonts w:ascii="Arial" w:hAnsi="Arial" w:cs="Arial"/>
          <w:iCs/>
          <w:sz w:val="20"/>
          <w:szCs w:val="20"/>
        </w:rPr>
      </w:pPr>
      <w:r>
        <w:rPr>
          <w:rFonts w:ascii="Arial" w:hAnsi="Arial" w:cs="Arial"/>
          <w:iCs/>
          <w:sz w:val="20"/>
          <w:szCs w:val="20"/>
        </w:rPr>
        <w:tab/>
      </w:r>
      <w:proofErr w:type="spellStart"/>
      <w:r>
        <w:rPr>
          <w:rFonts w:ascii="Arial" w:hAnsi="Arial" w:cs="Arial"/>
          <w:iCs/>
          <w:sz w:val="20"/>
          <w:szCs w:val="20"/>
        </w:rPr>
        <w:t>SoX</w:t>
      </w:r>
      <w:proofErr w:type="spellEnd"/>
      <w:r>
        <w:rPr>
          <w:rFonts w:ascii="Arial" w:hAnsi="Arial" w:cs="Arial"/>
          <w:iCs/>
          <w:sz w:val="20"/>
          <w:szCs w:val="20"/>
        </w:rPr>
        <w:t xml:space="preserve"> control report - JDE</w:t>
      </w:r>
      <w:r w:rsidR="00CF1D7C">
        <w:rPr>
          <w:rFonts w:ascii="Arial" w:hAnsi="Arial" w:cs="Arial"/>
          <w:iCs/>
          <w:sz w:val="20"/>
          <w:szCs w:val="20"/>
        </w:rPr>
        <w:tab/>
      </w:r>
    </w:p>
    <w:p w14:paraId="27F6E573" w14:textId="45CD47BE" w:rsidR="00CF3076" w:rsidRDefault="00CF3076" w:rsidP="000F722C">
      <w:pPr>
        <w:suppressAutoHyphens/>
        <w:rPr>
          <w:rFonts w:ascii="Arial" w:hAnsi="Arial" w:cs="Arial"/>
          <w:iCs/>
          <w:sz w:val="20"/>
          <w:szCs w:val="20"/>
        </w:rPr>
      </w:pPr>
    </w:p>
    <w:p w14:paraId="6F460B21" w14:textId="33CF27F1" w:rsidR="00CF3076" w:rsidRPr="00CF3076" w:rsidRDefault="00CF3076" w:rsidP="000F722C">
      <w:pPr>
        <w:suppressAutoHyphens/>
        <w:rPr>
          <w:rFonts w:ascii="Arial" w:hAnsi="Arial" w:cs="Arial"/>
          <w:iCs/>
          <w:sz w:val="20"/>
          <w:szCs w:val="20"/>
          <w:u w:val="single"/>
        </w:rPr>
      </w:pPr>
      <w:r w:rsidRPr="00CF3076">
        <w:rPr>
          <w:rFonts w:ascii="Arial" w:hAnsi="Arial" w:cs="Arial"/>
          <w:iCs/>
          <w:sz w:val="20"/>
          <w:szCs w:val="20"/>
          <w:u w:val="single"/>
        </w:rPr>
        <w:t>Periodicity:</w:t>
      </w:r>
    </w:p>
    <w:p w14:paraId="5CDCE093" w14:textId="77777777" w:rsidR="00CF3076" w:rsidRDefault="00CF3076" w:rsidP="000F722C">
      <w:pPr>
        <w:suppressAutoHyphens/>
        <w:rPr>
          <w:rFonts w:ascii="Arial" w:hAnsi="Arial" w:cs="Arial"/>
          <w:iCs/>
          <w:sz w:val="20"/>
          <w:szCs w:val="20"/>
        </w:rPr>
      </w:pPr>
    </w:p>
    <w:p w14:paraId="2D3C2204" w14:textId="20A05DDE" w:rsidR="00CF3076" w:rsidRDefault="00CF3076" w:rsidP="000F722C">
      <w:pPr>
        <w:suppressAutoHyphens/>
        <w:rPr>
          <w:rFonts w:ascii="Arial" w:hAnsi="Arial" w:cs="Arial"/>
          <w:iCs/>
          <w:sz w:val="20"/>
          <w:szCs w:val="20"/>
        </w:rPr>
      </w:pPr>
      <w:r>
        <w:rPr>
          <w:rFonts w:ascii="Arial" w:hAnsi="Arial" w:cs="Arial"/>
          <w:iCs/>
          <w:sz w:val="20"/>
          <w:szCs w:val="20"/>
        </w:rPr>
        <w:t xml:space="preserve">Termination reports are sent weekly. </w:t>
      </w:r>
    </w:p>
    <w:p w14:paraId="433DC7CB" w14:textId="32E4D33C" w:rsidR="00CF3076" w:rsidRDefault="00CF3076" w:rsidP="000F722C">
      <w:pPr>
        <w:suppressAutoHyphens/>
        <w:rPr>
          <w:rFonts w:ascii="Arial" w:hAnsi="Arial" w:cs="Arial"/>
          <w:iCs/>
          <w:sz w:val="20"/>
          <w:szCs w:val="20"/>
        </w:rPr>
      </w:pPr>
    </w:p>
    <w:p w14:paraId="0F886B4F" w14:textId="308AF6FC" w:rsidR="00CF3076" w:rsidRDefault="00CF3076" w:rsidP="000F722C">
      <w:pPr>
        <w:suppressAutoHyphens/>
        <w:rPr>
          <w:rFonts w:ascii="Arial" w:hAnsi="Arial" w:cs="Arial"/>
          <w:iCs/>
          <w:sz w:val="20"/>
          <w:szCs w:val="20"/>
          <w:u w:val="single"/>
        </w:rPr>
      </w:pPr>
      <w:r w:rsidRPr="00CF3076">
        <w:rPr>
          <w:rFonts w:ascii="Arial" w:hAnsi="Arial" w:cs="Arial"/>
          <w:iCs/>
          <w:sz w:val="20"/>
          <w:szCs w:val="20"/>
          <w:u w:val="single"/>
        </w:rPr>
        <w:t xml:space="preserve">Report sent </w:t>
      </w:r>
      <w:proofErr w:type="gramStart"/>
      <w:r w:rsidRPr="00CF3076">
        <w:rPr>
          <w:rFonts w:ascii="Arial" w:hAnsi="Arial" w:cs="Arial"/>
          <w:iCs/>
          <w:sz w:val="20"/>
          <w:szCs w:val="20"/>
          <w:u w:val="single"/>
        </w:rPr>
        <w:t>To</w:t>
      </w:r>
      <w:proofErr w:type="gramEnd"/>
      <w:r w:rsidRPr="00CF3076">
        <w:rPr>
          <w:rFonts w:ascii="Arial" w:hAnsi="Arial" w:cs="Arial"/>
          <w:iCs/>
          <w:sz w:val="20"/>
          <w:szCs w:val="20"/>
          <w:u w:val="single"/>
        </w:rPr>
        <w:t>:</w:t>
      </w:r>
    </w:p>
    <w:p w14:paraId="5E31F1F2" w14:textId="77777777" w:rsidR="00CF3076" w:rsidRPr="00CF3076" w:rsidRDefault="00CF3076" w:rsidP="000F722C">
      <w:pPr>
        <w:suppressAutoHyphens/>
        <w:rPr>
          <w:rFonts w:ascii="Arial" w:hAnsi="Arial" w:cs="Arial"/>
          <w:iCs/>
          <w:sz w:val="20"/>
          <w:szCs w:val="20"/>
          <w:u w:val="single"/>
        </w:rPr>
      </w:pPr>
    </w:p>
    <w:p w14:paraId="46409F45" w14:textId="3D8859AB" w:rsidR="00CF3076" w:rsidRDefault="00CF3076" w:rsidP="000F722C">
      <w:pPr>
        <w:suppressAutoHyphens/>
        <w:rPr>
          <w:rFonts w:ascii="Arial" w:hAnsi="Arial" w:cs="Arial"/>
          <w:iCs/>
          <w:sz w:val="20"/>
          <w:szCs w:val="20"/>
        </w:rPr>
      </w:pPr>
      <w:r>
        <w:rPr>
          <w:rFonts w:ascii="Arial" w:hAnsi="Arial" w:cs="Arial"/>
          <w:iCs/>
          <w:sz w:val="20"/>
          <w:szCs w:val="20"/>
        </w:rPr>
        <w:t>For the in-scope applications, Termination report is sent to below users:</w:t>
      </w:r>
    </w:p>
    <w:p w14:paraId="42F2EA16" w14:textId="7C0B2714" w:rsidR="00CF3076" w:rsidRDefault="00CF3076" w:rsidP="000F722C">
      <w:pPr>
        <w:suppressAutoHyphens/>
        <w:rPr>
          <w:rFonts w:ascii="Arial" w:hAnsi="Arial" w:cs="Arial"/>
          <w:iCs/>
          <w:sz w:val="20"/>
          <w:szCs w:val="20"/>
        </w:rPr>
      </w:pPr>
    </w:p>
    <w:p w14:paraId="229B494B" w14:textId="77777777" w:rsidR="00CF3076" w:rsidRDefault="00CF3076" w:rsidP="00CF3076">
      <w:pPr>
        <w:pStyle w:val="wordsection1"/>
        <w:rPr>
          <w:sz w:val="22"/>
          <w:szCs w:val="22"/>
        </w:rPr>
      </w:pPr>
      <w:proofErr w:type="spellStart"/>
      <w:r>
        <w:t>Kreta</w:t>
      </w:r>
      <w:proofErr w:type="spellEnd"/>
      <w:r>
        <w:t>, Marty - E1 JDE profile</w:t>
      </w:r>
    </w:p>
    <w:p w14:paraId="3A5789CE" w14:textId="77777777" w:rsidR="00CF3076" w:rsidRDefault="00CF3076" w:rsidP="00CF3076">
      <w:pPr>
        <w:pStyle w:val="wordsection1"/>
        <w:rPr>
          <w:sz w:val="22"/>
          <w:szCs w:val="22"/>
        </w:rPr>
      </w:pPr>
      <w:r>
        <w:t xml:space="preserve">*Services Coordinator, IT (Donna </w:t>
      </w:r>
      <w:proofErr w:type="spellStart"/>
      <w:r>
        <w:t>Skipworth</w:t>
      </w:r>
      <w:proofErr w:type="spellEnd"/>
      <w:r>
        <w:t>)</w:t>
      </w:r>
    </w:p>
    <w:p w14:paraId="4B4E6938" w14:textId="77777777" w:rsidR="00CF3076" w:rsidRDefault="00CF3076" w:rsidP="00CF3076">
      <w:pPr>
        <w:pStyle w:val="wordsection1"/>
        <w:rPr>
          <w:sz w:val="22"/>
          <w:szCs w:val="22"/>
        </w:rPr>
      </w:pPr>
      <w:r>
        <w:t>--- E1 JDE Profile</w:t>
      </w:r>
    </w:p>
    <w:p w14:paraId="1A276AD4" w14:textId="77777777" w:rsidR="00CF3076" w:rsidRDefault="00CF3076" w:rsidP="00CF3076">
      <w:pPr>
        <w:pStyle w:val="wordsection1"/>
        <w:rPr>
          <w:sz w:val="22"/>
          <w:szCs w:val="22"/>
        </w:rPr>
      </w:pPr>
    </w:p>
    <w:p w14:paraId="753A068D" w14:textId="77777777" w:rsidR="00CF3076" w:rsidRDefault="00CF3076" w:rsidP="00CF3076">
      <w:pPr>
        <w:pStyle w:val="wordsection1"/>
        <w:rPr>
          <w:sz w:val="22"/>
          <w:szCs w:val="22"/>
        </w:rPr>
      </w:pPr>
      <w:r>
        <w:t xml:space="preserve">*Systems Analyst </w:t>
      </w:r>
      <w:proofErr w:type="gramStart"/>
      <w:r>
        <w:t>( Dustin</w:t>
      </w:r>
      <w:proofErr w:type="gramEnd"/>
      <w:r>
        <w:t xml:space="preserve"> Harper)</w:t>
      </w:r>
    </w:p>
    <w:p w14:paraId="4E1A50A0" w14:textId="77777777" w:rsidR="00CF3076" w:rsidRDefault="00CF3076" w:rsidP="00CF3076">
      <w:pPr>
        <w:pStyle w:val="wordsection1"/>
        <w:rPr>
          <w:sz w:val="22"/>
          <w:szCs w:val="22"/>
        </w:rPr>
      </w:pPr>
      <w:r>
        <w:t>--- Office 365/Outlook</w:t>
      </w:r>
    </w:p>
    <w:p w14:paraId="52E72958" w14:textId="291748BC" w:rsidR="00CF3076" w:rsidRDefault="00CF3076" w:rsidP="000F722C">
      <w:pPr>
        <w:suppressAutoHyphens/>
        <w:rPr>
          <w:rFonts w:ascii="Arial" w:hAnsi="Arial" w:cs="Arial"/>
          <w:iCs/>
          <w:sz w:val="20"/>
          <w:szCs w:val="20"/>
        </w:rPr>
      </w:pPr>
    </w:p>
    <w:p w14:paraId="600DBFBA" w14:textId="77777777" w:rsidR="00CF3076" w:rsidRDefault="00CF3076" w:rsidP="000F722C">
      <w:pPr>
        <w:suppressAutoHyphens/>
        <w:rPr>
          <w:rFonts w:ascii="Arial" w:hAnsi="Arial" w:cs="Arial"/>
          <w:iCs/>
          <w:sz w:val="20"/>
          <w:szCs w:val="20"/>
        </w:rPr>
      </w:pPr>
    </w:p>
    <w:p w14:paraId="3BDF1CA0" w14:textId="77777777" w:rsidR="00CF1D7C" w:rsidRDefault="00CF1D7C" w:rsidP="000F722C">
      <w:pPr>
        <w:suppressAutoHyphens/>
        <w:rPr>
          <w:rFonts w:ascii="Arial" w:hAnsi="Arial" w:cs="Arial"/>
          <w:iCs/>
          <w:sz w:val="20"/>
          <w:szCs w:val="20"/>
        </w:rPr>
      </w:pPr>
    </w:p>
    <w:p w14:paraId="1C3F418B" w14:textId="5C743A4C" w:rsidR="00401A65" w:rsidRDefault="001723A9" w:rsidP="000F722C">
      <w:pPr>
        <w:suppressAutoHyphens/>
        <w:rPr>
          <w:rFonts w:ascii="Arial" w:hAnsi="Arial" w:cs="Arial"/>
          <w:iCs/>
          <w:sz w:val="20"/>
          <w:szCs w:val="20"/>
          <w:u w:val="single"/>
        </w:rPr>
      </w:pPr>
      <w:r w:rsidRPr="001723A9">
        <w:rPr>
          <w:rFonts w:ascii="Arial" w:hAnsi="Arial" w:cs="Arial"/>
          <w:iCs/>
          <w:sz w:val="20"/>
          <w:szCs w:val="20"/>
          <w:u w:val="single"/>
        </w:rPr>
        <w:t xml:space="preserve">Sample reports: </w:t>
      </w:r>
    </w:p>
    <w:p w14:paraId="71ED51FE" w14:textId="77777777" w:rsidR="00CF3076" w:rsidRPr="001723A9" w:rsidRDefault="00CF3076" w:rsidP="000F722C">
      <w:pPr>
        <w:suppressAutoHyphens/>
        <w:rPr>
          <w:rFonts w:ascii="Arial" w:hAnsi="Arial" w:cs="Arial"/>
          <w:iCs/>
          <w:sz w:val="20"/>
          <w:szCs w:val="20"/>
          <w:u w:val="single"/>
        </w:rPr>
      </w:pPr>
    </w:p>
    <w:p w14:paraId="797AB85E" w14:textId="56C6EE66" w:rsidR="001723A9" w:rsidRDefault="001723A9" w:rsidP="000F722C">
      <w:pPr>
        <w:suppressAutoHyphens/>
        <w:rPr>
          <w:rFonts w:ascii="Arial" w:hAnsi="Arial" w:cs="Arial"/>
          <w:iCs/>
          <w:sz w:val="20"/>
          <w:szCs w:val="20"/>
        </w:rPr>
      </w:pPr>
      <w:r>
        <w:object w:dxaOrig="1481" w:dyaOrig="975" w14:anchorId="5D630EF2">
          <v:shape id="_x0000_i1038" type="#_x0000_t75" style="width:74.25pt;height:48.75pt" o:ole="">
            <v:imagedata r:id="rId42" o:title=""/>
          </v:shape>
          <o:OLEObject Type="Embed" ProgID="Excel.Sheet.12" ShapeID="_x0000_i1038" DrawAspect="Icon" ObjectID="_1635335243" r:id="rId43"/>
        </w:object>
      </w:r>
      <w:r w:rsidRPr="001723A9">
        <w:t xml:space="preserve"> </w:t>
      </w:r>
      <w:r>
        <w:object w:dxaOrig="1481" w:dyaOrig="975" w14:anchorId="0BBD0717">
          <v:shape id="_x0000_i1039" type="#_x0000_t75" style="width:74.25pt;height:48.75pt" o:ole="">
            <v:imagedata r:id="rId33" o:title=""/>
          </v:shape>
          <o:OLEObject Type="Embed" ProgID="Excel.SheetMacroEnabled.12" ShapeID="_x0000_i1039" DrawAspect="Icon" ObjectID="_1635335244" r:id="rId44"/>
        </w:object>
      </w:r>
    </w:p>
    <w:p w14:paraId="701ED33A" w14:textId="266164B9" w:rsidR="00401A65" w:rsidRDefault="00401A65" w:rsidP="000F722C">
      <w:pPr>
        <w:suppressAutoHyphens/>
        <w:rPr>
          <w:rFonts w:ascii="Arial" w:hAnsi="Arial" w:cs="Arial"/>
          <w:iCs/>
          <w:sz w:val="20"/>
          <w:szCs w:val="20"/>
        </w:rPr>
      </w:pPr>
    </w:p>
    <w:p w14:paraId="1C6FCDF1" w14:textId="77777777" w:rsidR="003032CF" w:rsidRDefault="003032CF" w:rsidP="000F722C">
      <w:pPr>
        <w:suppressAutoHyphens/>
        <w:rPr>
          <w:rFonts w:ascii="Arial" w:hAnsi="Arial" w:cs="Arial"/>
          <w:iCs/>
          <w:sz w:val="20"/>
          <w:szCs w:val="20"/>
        </w:rPr>
      </w:pPr>
    </w:p>
    <w:p w14:paraId="122A7490" w14:textId="67ED7A0A" w:rsidR="001332E6" w:rsidRDefault="001332E6" w:rsidP="000F722C">
      <w:pPr>
        <w:suppressAutoHyphens/>
        <w:rPr>
          <w:rFonts w:ascii="Arial" w:hAnsi="Arial" w:cs="Arial"/>
          <w:iCs/>
          <w:sz w:val="20"/>
          <w:szCs w:val="20"/>
        </w:rPr>
      </w:pPr>
      <w:r>
        <w:rPr>
          <w:rFonts w:ascii="Arial" w:hAnsi="Arial" w:cs="Arial"/>
          <w:iCs/>
          <w:sz w:val="20"/>
          <w:szCs w:val="20"/>
        </w:rPr>
        <w:t xml:space="preserve">JDE main report fields: </w:t>
      </w:r>
    </w:p>
    <w:p w14:paraId="2D84BB40" w14:textId="77777777" w:rsidR="001332E6" w:rsidRDefault="001332E6" w:rsidP="001332E6">
      <w:pPr>
        <w:suppressAutoHyphens/>
        <w:rPr>
          <w:rFonts w:ascii="Arial" w:hAnsi="Arial" w:cs="Arial"/>
          <w:iCs/>
          <w:sz w:val="20"/>
          <w:szCs w:val="20"/>
        </w:rPr>
      </w:pPr>
    </w:p>
    <w:tbl>
      <w:tblPr>
        <w:tblStyle w:val="TableGrid"/>
        <w:tblW w:w="0" w:type="auto"/>
        <w:tblLook w:val="04A0" w:firstRow="1" w:lastRow="0" w:firstColumn="1" w:lastColumn="0" w:noHBand="0" w:noVBand="1"/>
      </w:tblPr>
      <w:tblGrid>
        <w:gridCol w:w="1408"/>
        <w:gridCol w:w="1273"/>
        <w:gridCol w:w="1273"/>
        <w:gridCol w:w="1273"/>
        <w:gridCol w:w="1309"/>
        <w:gridCol w:w="1273"/>
        <w:gridCol w:w="1273"/>
      </w:tblGrid>
      <w:tr w:rsidR="001332E6" w:rsidRPr="004222C3" w14:paraId="0A1912B4" w14:textId="77777777" w:rsidTr="001332E6">
        <w:trPr>
          <w:trHeight w:val="110"/>
        </w:trPr>
        <w:tc>
          <w:tcPr>
            <w:tcW w:w="1408" w:type="dxa"/>
            <w:noWrap/>
            <w:hideMark/>
          </w:tcPr>
          <w:p w14:paraId="58105AC5" w14:textId="77777777" w:rsidR="001332E6" w:rsidRPr="004222C3" w:rsidRDefault="001332E6" w:rsidP="00693BAE">
            <w:pPr>
              <w:suppressAutoHyphens/>
              <w:rPr>
                <w:rFonts w:ascii="Arial" w:hAnsi="Arial" w:cs="Arial"/>
                <w:iCs/>
                <w:sz w:val="20"/>
                <w:szCs w:val="20"/>
              </w:rPr>
            </w:pPr>
            <w:r w:rsidRPr="004222C3">
              <w:rPr>
                <w:rFonts w:ascii="Arial" w:hAnsi="Arial" w:cs="Arial"/>
                <w:iCs/>
                <w:sz w:val="20"/>
                <w:szCs w:val="20"/>
              </w:rPr>
              <w:t>User/Role</w:t>
            </w:r>
          </w:p>
        </w:tc>
        <w:tc>
          <w:tcPr>
            <w:tcW w:w="1273" w:type="dxa"/>
            <w:noWrap/>
            <w:hideMark/>
          </w:tcPr>
          <w:p w14:paraId="06770D37" w14:textId="77777777" w:rsidR="001332E6" w:rsidRPr="004222C3" w:rsidRDefault="001332E6" w:rsidP="00693BAE">
            <w:pPr>
              <w:suppressAutoHyphens/>
              <w:rPr>
                <w:rFonts w:ascii="Arial" w:hAnsi="Arial" w:cs="Arial"/>
                <w:iCs/>
                <w:sz w:val="20"/>
                <w:szCs w:val="20"/>
              </w:rPr>
            </w:pPr>
            <w:proofErr w:type="gramStart"/>
            <w:r w:rsidRPr="004222C3">
              <w:rPr>
                <w:rFonts w:ascii="Arial" w:hAnsi="Arial" w:cs="Arial"/>
                <w:iCs/>
                <w:sz w:val="20"/>
                <w:szCs w:val="20"/>
              </w:rPr>
              <w:t>User Name</w:t>
            </w:r>
            <w:proofErr w:type="gramEnd"/>
          </w:p>
        </w:tc>
        <w:tc>
          <w:tcPr>
            <w:tcW w:w="1273" w:type="dxa"/>
            <w:noWrap/>
            <w:hideMark/>
          </w:tcPr>
          <w:p w14:paraId="20429BB3" w14:textId="77777777" w:rsidR="001332E6" w:rsidRPr="004222C3" w:rsidRDefault="001332E6" w:rsidP="00693BAE">
            <w:pPr>
              <w:suppressAutoHyphens/>
              <w:rPr>
                <w:rFonts w:ascii="Arial" w:hAnsi="Arial" w:cs="Arial"/>
                <w:iCs/>
                <w:sz w:val="20"/>
                <w:szCs w:val="20"/>
              </w:rPr>
            </w:pPr>
            <w:r w:rsidRPr="004222C3">
              <w:rPr>
                <w:rFonts w:ascii="Arial" w:hAnsi="Arial" w:cs="Arial"/>
                <w:iCs/>
                <w:sz w:val="20"/>
                <w:szCs w:val="20"/>
              </w:rPr>
              <w:t>Profile - Date Last Change</w:t>
            </w:r>
          </w:p>
        </w:tc>
        <w:tc>
          <w:tcPr>
            <w:tcW w:w="1273" w:type="dxa"/>
            <w:noWrap/>
            <w:hideMark/>
          </w:tcPr>
          <w:p w14:paraId="365BD5A7" w14:textId="77777777" w:rsidR="001332E6" w:rsidRPr="004222C3" w:rsidRDefault="001332E6" w:rsidP="00693BAE">
            <w:pPr>
              <w:suppressAutoHyphens/>
              <w:rPr>
                <w:rFonts w:ascii="Arial" w:hAnsi="Arial" w:cs="Arial"/>
                <w:iCs/>
                <w:sz w:val="20"/>
                <w:szCs w:val="20"/>
              </w:rPr>
            </w:pPr>
            <w:r w:rsidRPr="004222C3">
              <w:rPr>
                <w:rFonts w:ascii="Arial" w:hAnsi="Arial" w:cs="Arial"/>
                <w:iCs/>
                <w:sz w:val="20"/>
                <w:szCs w:val="20"/>
              </w:rPr>
              <w:t>Profile - Enabled User</w:t>
            </w:r>
          </w:p>
        </w:tc>
        <w:tc>
          <w:tcPr>
            <w:tcW w:w="1309" w:type="dxa"/>
            <w:noWrap/>
            <w:hideMark/>
          </w:tcPr>
          <w:p w14:paraId="7C204746" w14:textId="77777777" w:rsidR="001332E6" w:rsidRPr="004222C3" w:rsidRDefault="001332E6" w:rsidP="00693BAE">
            <w:pPr>
              <w:suppressAutoHyphens/>
              <w:rPr>
                <w:rFonts w:ascii="Arial" w:hAnsi="Arial" w:cs="Arial"/>
                <w:iCs/>
                <w:sz w:val="20"/>
                <w:szCs w:val="20"/>
              </w:rPr>
            </w:pPr>
            <w:r w:rsidRPr="004222C3">
              <w:rPr>
                <w:rFonts w:ascii="Arial" w:hAnsi="Arial" w:cs="Arial"/>
                <w:iCs/>
                <w:sz w:val="20"/>
                <w:szCs w:val="20"/>
              </w:rPr>
              <w:t>Profile - Changed By</w:t>
            </w:r>
          </w:p>
        </w:tc>
        <w:tc>
          <w:tcPr>
            <w:tcW w:w="1273" w:type="dxa"/>
            <w:noWrap/>
            <w:hideMark/>
          </w:tcPr>
          <w:p w14:paraId="7D5B3FF0" w14:textId="77777777" w:rsidR="001332E6" w:rsidRPr="004222C3" w:rsidRDefault="001332E6" w:rsidP="00693BAE">
            <w:pPr>
              <w:suppressAutoHyphens/>
              <w:rPr>
                <w:rFonts w:ascii="Arial" w:hAnsi="Arial" w:cs="Arial"/>
                <w:iCs/>
                <w:sz w:val="20"/>
                <w:szCs w:val="20"/>
              </w:rPr>
            </w:pPr>
            <w:r w:rsidRPr="004222C3">
              <w:rPr>
                <w:rFonts w:ascii="Arial" w:hAnsi="Arial" w:cs="Arial"/>
                <w:iCs/>
                <w:sz w:val="20"/>
                <w:szCs w:val="20"/>
              </w:rPr>
              <w:t>Profile - Program ID</w:t>
            </w:r>
          </w:p>
        </w:tc>
        <w:tc>
          <w:tcPr>
            <w:tcW w:w="1273" w:type="dxa"/>
            <w:noWrap/>
            <w:hideMark/>
          </w:tcPr>
          <w:p w14:paraId="30B0CF9A" w14:textId="77777777" w:rsidR="001332E6" w:rsidRPr="004222C3" w:rsidRDefault="001332E6" w:rsidP="00693BAE">
            <w:pPr>
              <w:suppressAutoHyphens/>
              <w:rPr>
                <w:rFonts w:ascii="Arial" w:hAnsi="Arial" w:cs="Arial"/>
                <w:iCs/>
                <w:sz w:val="20"/>
                <w:szCs w:val="20"/>
              </w:rPr>
            </w:pPr>
            <w:r w:rsidRPr="004222C3">
              <w:rPr>
                <w:rFonts w:ascii="Arial" w:hAnsi="Arial" w:cs="Arial"/>
                <w:iCs/>
                <w:sz w:val="20"/>
                <w:szCs w:val="20"/>
              </w:rPr>
              <w:t>Profile - Date Updated</w:t>
            </w:r>
          </w:p>
        </w:tc>
      </w:tr>
    </w:tbl>
    <w:p w14:paraId="7EEF2900" w14:textId="77777777" w:rsidR="001332E6" w:rsidRDefault="001332E6" w:rsidP="001332E6">
      <w:pPr>
        <w:suppressAutoHyphens/>
        <w:rPr>
          <w:rFonts w:ascii="Arial" w:hAnsi="Arial" w:cs="Arial"/>
          <w:iCs/>
          <w:sz w:val="20"/>
          <w:szCs w:val="20"/>
        </w:rPr>
      </w:pPr>
    </w:p>
    <w:p w14:paraId="2851331A" w14:textId="77777777" w:rsidR="001332E6" w:rsidRDefault="001332E6" w:rsidP="000F722C">
      <w:pPr>
        <w:suppressAutoHyphens/>
        <w:rPr>
          <w:rFonts w:ascii="Arial" w:hAnsi="Arial" w:cs="Arial"/>
          <w:iCs/>
          <w:sz w:val="20"/>
          <w:szCs w:val="20"/>
        </w:rPr>
      </w:pPr>
    </w:p>
    <w:p w14:paraId="7CDA26C0" w14:textId="69F67539" w:rsidR="0055544C" w:rsidRDefault="0055544C" w:rsidP="000F722C">
      <w:pPr>
        <w:suppressAutoHyphens/>
        <w:rPr>
          <w:rFonts w:ascii="Arial" w:hAnsi="Arial" w:cs="Arial"/>
          <w:iCs/>
          <w:sz w:val="20"/>
          <w:szCs w:val="20"/>
        </w:rPr>
      </w:pPr>
    </w:p>
    <w:p w14:paraId="2EFC0A30" w14:textId="5F0C49C3" w:rsidR="00B12BCF" w:rsidRDefault="00B12BCF" w:rsidP="000F722C">
      <w:pPr>
        <w:suppressAutoHyphens/>
        <w:rPr>
          <w:rFonts w:ascii="Arial" w:hAnsi="Arial" w:cs="Arial"/>
          <w:iCs/>
          <w:sz w:val="20"/>
          <w:szCs w:val="20"/>
        </w:rPr>
      </w:pPr>
      <w:r>
        <w:rPr>
          <w:rFonts w:ascii="Arial" w:hAnsi="Arial" w:cs="Arial"/>
          <w:iCs/>
          <w:sz w:val="20"/>
          <w:szCs w:val="20"/>
        </w:rPr>
        <w:t xml:space="preserve">Other reports will be added as </w:t>
      </w:r>
      <w:r w:rsidR="00102543">
        <w:rPr>
          <w:rFonts w:ascii="Arial" w:hAnsi="Arial" w:cs="Arial"/>
          <w:iCs/>
          <w:sz w:val="20"/>
          <w:szCs w:val="20"/>
        </w:rPr>
        <w:t>per the requirements below</w:t>
      </w:r>
      <w:r>
        <w:rPr>
          <w:rFonts w:ascii="Arial" w:hAnsi="Arial" w:cs="Arial"/>
          <w:iCs/>
          <w:sz w:val="20"/>
          <w:szCs w:val="20"/>
        </w:rPr>
        <w:t>.</w:t>
      </w:r>
      <w:r w:rsidR="00102543">
        <w:rPr>
          <w:rFonts w:ascii="Arial" w:hAnsi="Arial" w:cs="Arial"/>
          <w:iCs/>
          <w:sz w:val="20"/>
          <w:szCs w:val="20"/>
        </w:rPr>
        <w:t xml:space="preserve">  </w:t>
      </w:r>
    </w:p>
    <w:p w14:paraId="7576AAA2" w14:textId="647CFF29" w:rsidR="003032CF" w:rsidRDefault="003032CF" w:rsidP="000F722C">
      <w:pPr>
        <w:suppressAutoHyphens/>
        <w:rPr>
          <w:rFonts w:ascii="Arial" w:hAnsi="Arial" w:cs="Arial"/>
          <w:iCs/>
          <w:sz w:val="20"/>
          <w:szCs w:val="20"/>
        </w:rPr>
      </w:pPr>
    </w:p>
    <w:p w14:paraId="1F35D37E" w14:textId="77777777" w:rsidR="00C24F15" w:rsidRDefault="00C24F15" w:rsidP="00C24F15"/>
    <w:tbl>
      <w:tblPr>
        <w:tblStyle w:val="TableGrid"/>
        <w:tblW w:w="0" w:type="auto"/>
        <w:tblLook w:val="04A0" w:firstRow="1" w:lastRow="0" w:firstColumn="1" w:lastColumn="0" w:noHBand="0" w:noVBand="1"/>
      </w:tblPr>
      <w:tblGrid>
        <w:gridCol w:w="1345"/>
        <w:gridCol w:w="8005"/>
      </w:tblGrid>
      <w:tr w:rsidR="00C24F15" w:rsidRPr="00B711D2" w14:paraId="2A355734" w14:textId="77777777" w:rsidTr="00250134">
        <w:trPr>
          <w:trHeight w:val="1004"/>
        </w:trPr>
        <w:tc>
          <w:tcPr>
            <w:tcW w:w="1345" w:type="dxa"/>
            <w:noWrap/>
            <w:hideMark/>
          </w:tcPr>
          <w:p w14:paraId="6EFF5D37" w14:textId="77777777" w:rsidR="00C24F15" w:rsidRPr="00B711D2" w:rsidRDefault="00C24F15" w:rsidP="00250134">
            <w:pPr>
              <w:jc w:val="left"/>
            </w:pPr>
            <w:r w:rsidRPr="00B711D2">
              <w:t> </w:t>
            </w:r>
          </w:p>
        </w:tc>
        <w:tc>
          <w:tcPr>
            <w:tcW w:w="8005" w:type="dxa"/>
            <w:hideMark/>
          </w:tcPr>
          <w:p w14:paraId="55A80785" w14:textId="77777777" w:rsidR="00C24F15" w:rsidRPr="00B711D2" w:rsidRDefault="00C24F15" w:rsidP="00250134">
            <w:pPr>
              <w:jc w:val="left"/>
              <w:rPr>
                <w:b/>
                <w:bCs/>
              </w:rPr>
            </w:pPr>
            <w:r w:rsidRPr="00B711D2">
              <w:rPr>
                <w:b/>
                <w:bCs/>
              </w:rPr>
              <w:t>Auditing &amp; Reporting</w:t>
            </w:r>
          </w:p>
        </w:tc>
      </w:tr>
      <w:tr w:rsidR="00C24F15" w:rsidRPr="00B711D2" w14:paraId="453CA511" w14:textId="77777777" w:rsidTr="00250134">
        <w:trPr>
          <w:trHeight w:val="1004"/>
        </w:trPr>
        <w:tc>
          <w:tcPr>
            <w:tcW w:w="1345" w:type="dxa"/>
            <w:noWrap/>
            <w:hideMark/>
          </w:tcPr>
          <w:p w14:paraId="36174472" w14:textId="77777777" w:rsidR="00C24F15" w:rsidRPr="00B711D2" w:rsidRDefault="00C24F15" w:rsidP="00250134">
            <w:pPr>
              <w:jc w:val="left"/>
            </w:pPr>
            <w:r w:rsidRPr="00B711D2">
              <w:lastRenderedPageBreak/>
              <w:t> </w:t>
            </w:r>
          </w:p>
        </w:tc>
        <w:tc>
          <w:tcPr>
            <w:tcW w:w="8005" w:type="dxa"/>
            <w:hideMark/>
          </w:tcPr>
          <w:p w14:paraId="35A9916C" w14:textId="4BC1FEC7" w:rsidR="001E1E0D" w:rsidRPr="00B711D2" w:rsidRDefault="001E1E0D" w:rsidP="001E1E0D">
            <w:pPr>
              <w:jc w:val="left"/>
            </w:pPr>
            <w:r>
              <w:t>SailPoint must provide the information/reports required for security audit</w:t>
            </w:r>
          </w:p>
        </w:tc>
      </w:tr>
      <w:tr w:rsidR="00C24F15" w:rsidRPr="00B711D2" w14:paraId="279983F2" w14:textId="77777777" w:rsidTr="00250134">
        <w:trPr>
          <w:trHeight w:val="1004"/>
        </w:trPr>
        <w:tc>
          <w:tcPr>
            <w:tcW w:w="1345" w:type="dxa"/>
            <w:noWrap/>
            <w:hideMark/>
          </w:tcPr>
          <w:p w14:paraId="429545EE" w14:textId="77777777" w:rsidR="00C24F15" w:rsidRPr="00B711D2" w:rsidRDefault="00C24F15" w:rsidP="00250134">
            <w:pPr>
              <w:jc w:val="left"/>
            </w:pPr>
            <w:r w:rsidRPr="00B711D2">
              <w:t> </w:t>
            </w:r>
          </w:p>
        </w:tc>
        <w:tc>
          <w:tcPr>
            <w:tcW w:w="8005" w:type="dxa"/>
            <w:hideMark/>
          </w:tcPr>
          <w:p w14:paraId="7C46ACF0" w14:textId="0C16F466" w:rsidR="006A27D4" w:rsidRDefault="006A27D4" w:rsidP="00250134">
            <w:pPr>
              <w:jc w:val="left"/>
            </w:pPr>
            <w:r>
              <w:t>Create a customized report in SailPoint for the below</w:t>
            </w:r>
          </w:p>
          <w:p w14:paraId="5AF65896" w14:textId="77777777" w:rsidR="006A27D4" w:rsidRDefault="006A27D4" w:rsidP="006A27D4">
            <w:pPr>
              <w:pStyle w:val="ListParagraph"/>
              <w:numPr>
                <w:ilvl w:val="0"/>
                <w:numId w:val="38"/>
              </w:numPr>
              <w:jc w:val="left"/>
            </w:pPr>
            <w:r>
              <w:t>Identity updates</w:t>
            </w:r>
          </w:p>
          <w:p w14:paraId="6E554AD0" w14:textId="77777777" w:rsidR="006A27D4" w:rsidRDefault="006A27D4" w:rsidP="006A27D4">
            <w:pPr>
              <w:pStyle w:val="ListParagraph"/>
              <w:numPr>
                <w:ilvl w:val="0"/>
                <w:numId w:val="38"/>
              </w:numPr>
              <w:jc w:val="left"/>
            </w:pPr>
            <w:r>
              <w:t>Entitlement added/changes/updates/removals</w:t>
            </w:r>
          </w:p>
          <w:p w14:paraId="12C27093" w14:textId="2F2C9D31" w:rsidR="006A27D4" w:rsidRDefault="006A27D4" w:rsidP="006A27D4">
            <w:pPr>
              <w:pStyle w:val="ListParagraph"/>
              <w:numPr>
                <w:ilvl w:val="0"/>
                <w:numId w:val="38"/>
              </w:numPr>
              <w:jc w:val="left"/>
            </w:pPr>
            <w:r>
              <w:t>Self-administration</w:t>
            </w:r>
          </w:p>
          <w:p w14:paraId="411E296C" w14:textId="77777777" w:rsidR="006A27D4" w:rsidRDefault="006A27D4" w:rsidP="006A27D4">
            <w:pPr>
              <w:pStyle w:val="ListParagraph"/>
              <w:numPr>
                <w:ilvl w:val="0"/>
                <w:numId w:val="38"/>
              </w:numPr>
              <w:jc w:val="left"/>
            </w:pPr>
            <w:r>
              <w:t>Historical reports for password changes</w:t>
            </w:r>
          </w:p>
          <w:p w14:paraId="73A8A39C" w14:textId="7947FF04" w:rsidR="00571FFB" w:rsidRPr="00B711D2" w:rsidRDefault="00571FFB" w:rsidP="006A27D4">
            <w:pPr>
              <w:pStyle w:val="ListParagraph"/>
              <w:numPr>
                <w:ilvl w:val="0"/>
                <w:numId w:val="38"/>
              </w:numPr>
              <w:jc w:val="left"/>
            </w:pPr>
            <w:r>
              <w:t>Schedule a task/job to send the import reports to key people such as app owners, internal auditors, admins</w:t>
            </w:r>
          </w:p>
        </w:tc>
      </w:tr>
      <w:tr w:rsidR="00C24F15" w:rsidRPr="00B711D2" w14:paraId="496F46EE" w14:textId="77777777" w:rsidTr="00250134">
        <w:trPr>
          <w:trHeight w:val="1004"/>
        </w:trPr>
        <w:tc>
          <w:tcPr>
            <w:tcW w:w="1345" w:type="dxa"/>
            <w:noWrap/>
            <w:hideMark/>
          </w:tcPr>
          <w:p w14:paraId="4767A086" w14:textId="77777777" w:rsidR="00C24F15" w:rsidRPr="00B711D2" w:rsidRDefault="00C24F15" w:rsidP="00250134">
            <w:pPr>
              <w:jc w:val="left"/>
            </w:pPr>
            <w:r w:rsidRPr="00B711D2">
              <w:t> </w:t>
            </w:r>
          </w:p>
        </w:tc>
        <w:tc>
          <w:tcPr>
            <w:tcW w:w="8005" w:type="dxa"/>
            <w:hideMark/>
          </w:tcPr>
          <w:p w14:paraId="1341D764" w14:textId="3BE77947" w:rsidR="007E728B" w:rsidRDefault="007E728B" w:rsidP="00250134">
            <w:pPr>
              <w:jc w:val="left"/>
            </w:pPr>
            <w:r>
              <w:t>Create customized report to provide the historical changes/updates/</w:t>
            </w:r>
          </w:p>
          <w:p w14:paraId="4CDC187D" w14:textId="77777777" w:rsidR="007E728B" w:rsidRDefault="007E728B" w:rsidP="00250134">
            <w:pPr>
              <w:jc w:val="left"/>
            </w:pPr>
          </w:p>
          <w:p w14:paraId="6D8604B3" w14:textId="55910376" w:rsidR="007E728B" w:rsidRPr="00B711D2" w:rsidRDefault="007E728B" w:rsidP="00250134">
            <w:pPr>
              <w:jc w:val="left"/>
            </w:pPr>
            <w:r>
              <w:t xml:space="preserve">For example, user had access to the </w:t>
            </w:r>
            <w:proofErr w:type="gramStart"/>
            <w:r>
              <w:t>particular entitlements/resources/applications</w:t>
            </w:r>
            <w:proofErr w:type="gramEnd"/>
          </w:p>
        </w:tc>
      </w:tr>
      <w:tr w:rsidR="00C24F15" w:rsidRPr="00B711D2" w14:paraId="0FB5E0D6" w14:textId="77777777" w:rsidTr="00250134">
        <w:trPr>
          <w:trHeight w:val="1004"/>
        </w:trPr>
        <w:tc>
          <w:tcPr>
            <w:tcW w:w="1345" w:type="dxa"/>
            <w:hideMark/>
          </w:tcPr>
          <w:p w14:paraId="4D00F4B2" w14:textId="77777777" w:rsidR="00C24F15" w:rsidRPr="00B711D2" w:rsidRDefault="00C24F15" w:rsidP="00250134">
            <w:pPr>
              <w:jc w:val="left"/>
            </w:pPr>
            <w:r w:rsidRPr="00B711D2">
              <w:t>8.1.01a</w:t>
            </w:r>
          </w:p>
        </w:tc>
        <w:tc>
          <w:tcPr>
            <w:tcW w:w="8005" w:type="dxa"/>
            <w:hideMark/>
          </w:tcPr>
          <w:p w14:paraId="38B84182" w14:textId="3A246CDD" w:rsidR="00C24F15" w:rsidRPr="00B711D2" w:rsidRDefault="006B1001" w:rsidP="00250134">
            <w:pPr>
              <w:jc w:val="left"/>
            </w:pPr>
            <w:r>
              <w:t xml:space="preserve">Custom report need to be created to preview all the access and account requests (create, update, </w:t>
            </w:r>
            <w:proofErr w:type="gramStart"/>
            <w:r>
              <w:t>delete)  performed</w:t>
            </w:r>
            <w:proofErr w:type="gramEnd"/>
            <w:r>
              <w:t xml:space="preserve"> and the report will contain requester, requestee, all the approvers and time for each of the action.</w:t>
            </w:r>
          </w:p>
        </w:tc>
      </w:tr>
      <w:tr w:rsidR="00C24F15" w:rsidRPr="00B711D2" w14:paraId="234B2F4C" w14:textId="77777777" w:rsidTr="00250134">
        <w:trPr>
          <w:trHeight w:val="1004"/>
        </w:trPr>
        <w:tc>
          <w:tcPr>
            <w:tcW w:w="1345" w:type="dxa"/>
            <w:hideMark/>
          </w:tcPr>
          <w:p w14:paraId="4F7F2598" w14:textId="77777777" w:rsidR="00C24F15" w:rsidRPr="00B711D2" w:rsidRDefault="00C24F15" w:rsidP="00250134">
            <w:pPr>
              <w:jc w:val="left"/>
            </w:pPr>
            <w:r w:rsidRPr="00B711D2">
              <w:t>8.1.02</w:t>
            </w:r>
          </w:p>
        </w:tc>
        <w:tc>
          <w:tcPr>
            <w:tcW w:w="8005" w:type="dxa"/>
            <w:hideMark/>
          </w:tcPr>
          <w:p w14:paraId="5BD2065E" w14:textId="77777777" w:rsidR="00C24F15" w:rsidRPr="00B711D2" w:rsidRDefault="00C24F15" w:rsidP="00250134">
            <w:pPr>
              <w:jc w:val="left"/>
            </w:pPr>
            <w:r w:rsidRPr="00B711D2">
              <w:t xml:space="preserve">Ability to archive data and for future reference after 3 years in </w:t>
            </w:r>
            <w:proofErr w:type="spellStart"/>
            <w:r w:rsidRPr="00B711D2">
              <w:t>accorodance</w:t>
            </w:r>
            <w:proofErr w:type="spellEnd"/>
            <w:r w:rsidRPr="00B711D2">
              <w:t xml:space="preserve"> with Altria Records Retention Policies, or in alignment with legal hold requirements</w:t>
            </w:r>
          </w:p>
        </w:tc>
      </w:tr>
      <w:tr w:rsidR="00C24F15" w:rsidRPr="00B711D2" w14:paraId="7B8EB307" w14:textId="77777777" w:rsidTr="00250134">
        <w:trPr>
          <w:trHeight w:val="1004"/>
        </w:trPr>
        <w:tc>
          <w:tcPr>
            <w:tcW w:w="1345" w:type="dxa"/>
            <w:noWrap/>
            <w:hideMark/>
          </w:tcPr>
          <w:p w14:paraId="2BFFBF66" w14:textId="77777777" w:rsidR="00C24F15" w:rsidRPr="00B711D2" w:rsidRDefault="00C24F15" w:rsidP="00250134">
            <w:pPr>
              <w:jc w:val="left"/>
            </w:pPr>
            <w:r w:rsidRPr="00B711D2">
              <w:t>8.1.03</w:t>
            </w:r>
          </w:p>
        </w:tc>
        <w:tc>
          <w:tcPr>
            <w:tcW w:w="8005" w:type="dxa"/>
            <w:hideMark/>
          </w:tcPr>
          <w:p w14:paraId="0D5E73D7" w14:textId="6AC44E7C" w:rsidR="00C24F15" w:rsidRPr="00B711D2" w:rsidRDefault="006357BC" w:rsidP="00250134">
            <w:pPr>
              <w:jc w:val="left"/>
            </w:pPr>
            <w:r>
              <w:t xml:space="preserve">Access </w:t>
            </w:r>
            <w:r w:rsidR="00C24F15" w:rsidRPr="00B711D2">
              <w:t>recertification campaigns</w:t>
            </w:r>
            <w:r>
              <w:t xml:space="preserve"> will be configured to felicitate below cases –</w:t>
            </w:r>
            <w:r w:rsidR="00C24F15" w:rsidRPr="00B711D2">
              <w:br/>
              <w:t xml:space="preserve">• Verify that users have been given appropriate permissions to accomplish their business tasks for the following types of accounts </w:t>
            </w:r>
            <w:r w:rsidR="00C24F15" w:rsidRPr="00B711D2">
              <w:br/>
              <w:t xml:space="preserve">   </w:t>
            </w:r>
            <w:proofErr w:type="spellStart"/>
            <w:r w:rsidR="00C24F15" w:rsidRPr="00B711D2">
              <w:t>o</w:t>
            </w:r>
            <w:proofErr w:type="spellEnd"/>
            <w:r w:rsidR="00C24F15" w:rsidRPr="00B711D2">
              <w:t xml:space="preserve"> AD accounts and associated groups. </w:t>
            </w:r>
            <w:r w:rsidR="00C24F15" w:rsidRPr="00B711D2">
              <w:br/>
              <w:t xml:space="preserve">• Be able to see all the access rights that a user has and all the users that have a specific access.  </w:t>
            </w:r>
            <w:r w:rsidR="00C24F15" w:rsidRPr="00B711D2">
              <w:br/>
              <w:t xml:space="preserve">• Provide a process for conducting recertification campaign. </w:t>
            </w:r>
            <w:r w:rsidR="00C24F15" w:rsidRPr="00B711D2">
              <w:br/>
              <w:t xml:space="preserve">• Allow for the removal of unneeded access </w:t>
            </w:r>
            <w:proofErr w:type="spellStart"/>
            <w:r w:rsidR="00C24F15" w:rsidRPr="00B711D2">
              <w:t>durring</w:t>
            </w:r>
            <w:proofErr w:type="spellEnd"/>
            <w:r w:rsidR="00C24F15" w:rsidRPr="00B711D2">
              <w:t xml:space="preserve"> </w:t>
            </w:r>
            <w:proofErr w:type="spellStart"/>
            <w:r w:rsidR="00C24F15" w:rsidRPr="00B711D2">
              <w:t>recertifcation</w:t>
            </w:r>
            <w:proofErr w:type="spellEnd"/>
            <w:r w:rsidR="00C24F15" w:rsidRPr="00B711D2">
              <w:br/>
              <w:t xml:space="preserve">• Allow IDM System custodians to use the </w:t>
            </w:r>
            <w:proofErr w:type="spellStart"/>
            <w:r w:rsidR="00C24F15" w:rsidRPr="00B711D2">
              <w:t>IdM</w:t>
            </w:r>
            <w:proofErr w:type="spellEnd"/>
            <w:r w:rsidR="00C24F15" w:rsidRPr="00B711D2">
              <w:t xml:space="preserve"> system to monitor the progress of the recertification</w:t>
            </w:r>
            <w:r w:rsidR="00C24F15" w:rsidRPr="00B711D2">
              <w:br/>
              <w:t>• Ability to send reminders to recertification recipients if there is no action taken.</w:t>
            </w:r>
            <w:r w:rsidR="00C24F15" w:rsidRPr="00B711D2">
              <w:br/>
              <w:t xml:space="preserve">• Ability to deny role ownership and transfer it to someone else </w:t>
            </w:r>
            <w:r w:rsidR="00C24F15" w:rsidRPr="00B711D2">
              <w:br/>
              <w:t>• Ensure campaign activities are logged to allow for:</w:t>
            </w:r>
            <w:r w:rsidR="00C24F15" w:rsidRPr="00B711D2">
              <w:br/>
              <w:t xml:space="preserve">   o Analysis of the actions taken in the course of the </w:t>
            </w:r>
            <w:proofErr w:type="spellStart"/>
            <w:r w:rsidR="00C24F15" w:rsidRPr="00B711D2">
              <w:t>recertifcation</w:t>
            </w:r>
            <w:proofErr w:type="spellEnd"/>
            <w:r w:rsidR="00C24F15" w:rsidRPr="00B711D2">
              <w:t xml:space="preserve"> campaign.</w:t>
            </w:r>
            <w:r w:rsidR="00C24F15" w:rsidRPr="00B711D2">
              <w:br/>
              <w:t xml:space="preserve">   o Prove to auditors that attestation campaign was done and that unneeded access rights were actually removed. </w:t>
            </w:r>
          </w:p>
        </w:tc>
      </w:tr>
      <w:tr w:rsidR="00C24F15" w:rsidRPr="00B711D2" w14:paraId="7C1401B9" w14:textId="77777777" w:rsidTr="00250134">
        <w:trPr>
          <w:trHeight w:val="1004"/>
        </w:trPr>
        <w:tc>
          <w:tcPr>
            <w:tcW w:w="1345" w:type="dxa"/>
            <w:noWrap/>
            <w:hideMark/>
          </w:tcPr>
          <w:p w14:paraId="2C770F07" w14:textId="77777777" w:rsidR="00C24F15" w:rsidRPr="00B711D2" w:rsidRDefault="00C24F15" w:rsidP="00250134">
            <w:pPr>
              <w:jc w:val="left"/>
            </w:pPr>
            <w:r w:rsidRPr="00B711D2">
              <w:t>8.1.05a</w:t>
            </w:r>
          </w:p>
        </w:tc>
        <w:tc>
          <w:tcPr>
            <w:tcW w:w="8005" w:type="dxa"/>
            <w:hideMark/>
          </w:tcPr>
          <w:p w14:paraId="4F0E6A49" w14:textId="19144B9F" w:rsidR="006357BC" w:rsidRDefault="006357BC" w:rsidP="00250134">
            <w:pPr>
              <w:jc w:val="left"/>
            </w:pPr>
            <w:r>
              <w:t>Users will have to privilege to self-certify their access. Cases that will be taken under consideration –</w:t>
            </w:r>
          </w:p>
          <w:p w14:paraId="6E884034" w14:textId="3AA5CD0E" w:rsidR="00C24F15" w:rsidRPr="00B711D2" w:rsidRDefault="00C24F15" w:rsidP="00250134">
            <w:pPr>
              <w:jc w:val="left"/>
            </w:pPr>
            <w:r w:rsidRPr="00B711D2">
              <w:t>• Users should see what accounts they have</w:t>
            </w:r>
            <w:r w:rsidRPr="00B711D2">
              <w:br/>
              <w:t>• Group owners should see what groups they own in AD</w:t>
            </w:r>
            <w:r w:rsidRPr="00B711D2">
              <w:br/>
            </w:r>
            <w:r w:rsidRPr="00B711D2">
              <w:lastRenderedPageBreak/>
              <w:t>• Account owners should see what accounts they own</w:t>
            </w:r>
            <w:r w:rsidRPr="00B711D2">
              <w:br/>
              <w:t>• Manager should see what access their direct reports have</w:t>
            </w:r>
          </w:p>
        </w:tc>
      </w:tr>
      <w:tr w:rsidR="00C24F15" w:rsidRPr="00B711D2" w14:paraId="7050BD5F" w14:textId="77777777" w:rsidTr="00250134">
        <w:trPr>
          <w:trHeight w:val="1004"/>
        </w:trPr>
        <w:tc>
          <w:tcPr>
            <w:tcW w:w="1345" w:type="dxa"/>
            <w:noWrap/>
            <w:hideMark/>
          </w:tcPr>
          <w:p w14:paraId="269319B5" w14:textId="77777777" w:rsidR="00C24F15" w:rsidRPr="00B711D2" w:rsidRDefault="00C24F15" w:rsidP="00250134">
            <w:pPr>
              <w:jc w:val="left"/>
            </w:pPr>
            <w:r w:rsidRPr="00B711D2">
              <w:lastRenderedPageBreak/>
              <w:t> </w:t>
            </w:r>
          </w:p>
        </w:tc>
        <w:tc>
          <w:tcPr>
            <w:tcW w:w="8005" w:type="dxa"/>
            <w:hideMark/>
          </w:tcPr>
          <w:p w14:paraId="6B83D06C" w14:textId="77777777" w:rsidR="006357BC" w:rsidRDefault="006357BC" w:rsidP="006357BC">
            <w:pPr>
              <w:jc w:val="left"/>
            </w:pPr>
            <w:r>
              <w:t>Users will have to privilege to self-certify their access. Cases that will be taken under consideration –</w:t>
            </w:r>
          </w:p>
          <w:p w14:paraId="744E0633" w14:textId="05B87811" w:rsidR="00C24F15" w:rsidRPr="00B711D2" w:rsidRDefault="00C24F15" w:rsidP="00250134">
            <w:pPr>
              <w:jc w:val="left"/>
            </w:pPr>
            <w:r w:rsidRPr="00B711D2">
              <w:t>• Users will see what JDE roles and privileged access they have</w:t>
            </w:r>
            <w:r w:rsidRPr="00B711D2">
              <w:br/>
              <w:t>• Role owners will see what roles they own</w:t>
            </w:r>
            <w:r w:rsidRPr="00B711D2">
              <w:br/>
              <w:t>• Account owners will see what accounts they own</w:t>
            </w:r>
            <w:r w:rsidRPr="00B711D2">
              <w:br/>
              <w:t>• Manager will see what access their direct reports have</w:t>
            </w:r>
            <w:r w:rsidRPr="00B711D2">
              <w:br/>
              <w:t>* JDE users can see the validity dates of other users for access troubleshooting</w:t>
            </w:r>
          </w:p>
        </w:tc>
      </w:tr>
      <w:tr w:rsidR="00C24F15" w:rsidRPr="00B711D2" w14:paraId="511EDB1E" w14:textId="77777777" w:rsidTr="00250134">
        <w:trPr>
          <w:trHeight w:val="1004"/>
        </w:trPr>
        <w:tc>
          <w:tcPr>
            <w:tcW w:w="1345" w:type="dxa"/>
            <w:noWrap/>
            <w:hideMark/>
          </w:tcPr>
          <w:p w14:paraId="647DE69C" w14:textId="77777777" w:rsidR="00C24F15" w:rsidRPr="00B711D2" w:rsidRDefault="00C24F15" w:rsidP="00250134">
            <w:pPr>
              <w:jc w:val="left"/>
            </w:pPr>
            <w:r w:rsidRPr="00B711D2">
              <w:t>8.1.08</w:t>
            </w:r>
          </w:p>
        </w:tc>
        <w:tc>
          <w:tcPr>
            <w:tcW w:w="8005" w:type="dxa"/>
            <w:hideMark/>
          </w:tcPr>
          <w:p w14:paraId="3E954566" w14:textId="6AB1453E" w:rsidR="00C24F15" w:rsidRDefault="00223A4D" w:rsidP="00250134">
            <w:pPr>
              <w:jc w:val="left"/>
            </w:pPr>
            <w:r>
              <w:t>Reports to be created to review specific access which users are having. IIQ will provide a dashboard to run query to get the access related data on the identities</w:t>
            </w:r>
            <w:r w:rsidR="001C186A">
              <w:t>.</w:t>
            </w:r>
          </w:p>
          <w:p w14:paraId="73302E84" w14:textId="77777777" w:rsidR="00223A4D" w:rsidRDefault="00223A4D" w:rsidP="00223A4D"/>
          <w:p w14:paraId="4D04EDAD" w14:textId="7F943131" w:rsidR="00223A4D" w:rsidRPr="00223A4D" w:rsidRDefault="00223A4D" w:rsidP="00223A4D"/>
        </w:tc>
      </w:tr>
      <w:tr w:rsidR="00C24F15" w:rsidRPr="00B711D2" w14:paraId="5F69FDAB" w14:textId="77777777" w:rsidTr="00250134">
        <w:trPr>
          <w:trHeight w:val="1004"/>
        </w:trPr>
        <w:tc>
          <w:tcPr>
            <w:tcW w:w="1345" w:type="dxa"/>
            <w:noWrap/>
            <w:hideMark/>
          </w:tcPr>
          <w:p w14:paraId="27C8DC80" w14:textId="77777777" w:rsidR="00C24F15" w:rsidRPr="00B711D2" w:rsidRDefault="00C24F15" w:rsidP="00250134">
            <w:pPr>
              <w:jc w:val="left"/>
            </w:pPr>
            <w:r w:rsidRPr="00B711D2">
              <w:t>8.1.05</w:t>
            </w:r>
          </w:p>
        </w:tc>
        <w:tc>
          <w:tcPr>
            <w:tcW w:w="8005" w:type="dxa"/>
            <w:hideMark/>
          </w:tcPr>
          <w:p w14:paraId="5FBFE2BB" w14:textId="5A9D41F1" w:rsidR="00C24F15" w:rsidRPr="00B711D2" w:rsidRDefault="00C24F15" w:rsidP="00250134">
            <w:pPr>
              <w:jc w:val="left"/>
            </w:pPr>
            <w:r w:rsidRPr="00B711D2">
              <w:t>Manager Recertification process for AD Accounts</w:t>
            </w:r>
            <w:r w:rsidR="001C186A">
              <w:t xml:space="preserve"> will implemented.</w:t>
            </w:r>
          </w:p>
        </w:tc>
      </w:tr>
      <w:tr w:rsidR="00C24F15" w:rsidRPr="00B711D2" w14:paraId="50141703" w14:textId="77777777" w:rsidTr="00250134">
        <w:trPr>
          <w:trHeight w:val="1004"/>
        </w:trPr>
        <w:tc>
          <w:tcPr>
            <w:tcW w:w="1345" w:type="dxa"/>
            <w:noWrap/>
            <w:hideMark/>
          </w:tcPr>
          <w:p w14:paraId="00356BE1" w14:textId="77777777" w:rsidR="00C24F15" w:rsidRPr="00B711D2" w:rsidRDefault="00C24F15" w:rsidP="00250134">
            <w:pPr>
              <w:jc w:val="left"/>
            </w:pPr>
            <w:r w:rsidRPr="00B711D2">
              <w:t>8.1.09</w:t>
            </w:r>
          </w:p>
        </w:tc>
        <w:tc>
          <w:tcPr>
            <w:tcW w:w="8005" w:type="dxa"/>
            <w:hideMark/>
          </w:tcPr>
          <w:p w14:paraId="14C8C666" w14:textId="2DBA4014" w:rsidR="00C24F15" w:rsidRDefault="007D45AA" w:rsidP="00250134">
            <w:pPr>
              <w:jc w:val="left"/>
            </w:pPr>
            <w:r>
              <w:t xml:space="preserve">Specific </w:t>
            </w:r>
            <w:r w:rsidR="00C24F15" w:rsidRPr="00B711D2">
              <w:t xml:space="preserve">users </w:t>
            </w:r>
            <w:r>
              <w:t xml:space="preserve">and workgroups will have access </w:t>
            </w:r>
            <w:r w:rsidR="00C24F15" w:rsidRPr="00B711D2">
              <w:t>to extract reports out of the reporting database based on criteria such as:</w:t>
            </w:r>
            <w:r w:rsidR="00C24F15" w:rsidRPr="00B711D2">
              <w:br/>
              <w:t>• Date range</w:t>
            </w:r>
            <w:r w:rsidR="00C24F15" w:rsidRPr="00B711D2">
              <w:br/>
              <w:t>• Requestor</w:t>
            </w:r>
            <w:r w:rsidR="00C24F15" w:rsidRPr="00B711D2">
              <w:br/>
              <w:t>• Target</w:t>
            </w:r>
            <w:r w:rsidR="00C24F15" w:rsidRPr="00B711D2">
              <w:br/>
              <w:t>• Approver</w:t>
            </w:r>
          </w:p>
          <w:p w14:paraId="1C7859A7" w14:textId="28EF238C" w:rsidR="007D45AA" w:rsidRPr="00B711D2" w:rsidRDefault="007D45AA" w:rsidP="00250134">
            <w:pPr>
              <w:jc w:val="left"/>
            </w:pPr>
            <w:r>
              <w:t>It will be configured by assigning capabilities.</w:t>
            </w:r>
          </w:p>
        </w:tc>
      </w:tr>
      <w:tr w:rsidR="00C24F15" w:rsidRPr="00B711D2" w14:paraId="5901BF9F" w14:textId="77777777" w:rsidTr="00250134">
        <w:trPr>
          <w:trHeight w:val="1004"/>
        </w:trPr>
        <w:tc>
          <w:tcPr>
            <w:tcW w:w="1345" w:type="dxa"/>
            <w:noWrap/>
            <w:hideMark/>
          </w:tcPr>
          <w:p w14:paraId="2DC3B0EC" w14:textId="77777777" w:rsidR="00C24F15" w:rsidRPr="00B711D2" w:rsidRDefault="00C24F15" w:rsidP="00250134">
            <w:pPr>
              <w:jc w:val="left"/>
            </w:pPr>
            <w:r w:rsidRPr="00B711D2">
              <w:t>8.1.10</w:t>
            </w:r>
          </w:p>
        </w:tc>
        <w:tc>
          <w:tcPr>
            <w:tcW w:w="8005" w:type="dxa"/>
            <w:hideMark/>
          </w:tcPr>
          <w:p w14:paraId="4767179D" w14:textId="63C8BB69" w:rsidR="00C24F15" w:rsidRPr="00B711D2" w:rsidRDefault="005A10F4" w:rsidP="00250134">
            <w:pPr>
              <w:jc w:val="left"/>
            </w:pPr>
            <w:r>
              <w:t xml:space="preserve">Proper </w:t>
            </w:r>
            <w:r w:rsidR="00C24F15" w:rsidRPr="00B711D2">
              <w:t xml:space="preserve">transparency and accountability </w:t>
            </w:r>
            <w:r>
              <w:t>will be provided, by enabling auditing to</w:t>
            </w:r>
            <w:r w:rsidR="00C24F15" w:rsidRPr="00B711D2">
              <w:t xml:space="preserve"> track all actions requested and performed relative to the following operations:</w:t>
            </w:r>
            <w:r w:rsidR="00C24F15" w:rsidRPr="00B711D2">
              <w:br/>
              <w:t>• Active Directory, SAP, or JDE access provisioning/de-provisioning</w:t>
            </w:r>
            <w:r w:rsidR="00C24F15" w:rsidRPr="00B711D2">
              <w:br/>
              <w:t>• Group or Role owner change</w:t>
            </w:r>
          </w:p>
        </w:tc>
      </w:tr>
      <w:tr w:rsidR="00C24F15" w:rsidRPr="00B711D2" w14:paraId="6C84911C" w14:textId="77777777" w:rsidTr="00250134">
        <w:trPr>
          <w:trHeight w:val="1004"/>
        </w:trPr>
        <w:tc>
          <w:tcPr>
            <w:tcW w:w="1345" w:type="dxa"/>
            <w:noWrap/>
            <w:hideMark/>
          </w:tcPr>
          <w:p w14:paraId="33210B95" w14:textId="77777777" w:rsidR="00C24F15" w:rsidRPr="00B711D2" w:rsidRDefault="00C24F15" w:rsidP="00250134">
            <w:pPr>
              <w:jc w:val="left"/>
            </w:pPr>
            <w:r w:rsidRPr="00B711D2">
              <w:t>No Number</w:t>
            </w:r>
          </w:p>
        </w:tc>
        <w:tc>
          <w:tcPr>
            <w:tcW w:w="8005" w:type="dxa"/>
            <w:hideMark/>
          </w:tcPr>
          <w:p w14:paraId="4D9D04DE" w14:textId="77777777" w:rsidR="00C24F15" w:rsidRDefault="00C24F15" w:rsidP="00250134">
            <w:pPr>
              <w:jc w:val="left"/>
            </w:pPr>
            <w:r w:rsidRPr="00B711D2">
              <w:t>Support views showing all approvals you have completed, as manager or resource owner</w:t>
            </w:r>
          </w:p>
          <w:p w14:paraId="2F1A0E59" w14:textId="77777777" w:rsidR="000F202E" w:rsidRDefault="000F202E" w:rsidP="000F202E"/>
          <w:p w14:paraId="15C61E49" w14:textId="1BD0AA18" w:rsidR="000F202E" w:rsidRPr="000F202E" w:rsidRDefault="000F202E" w:rsidP="000F202E"/>
        </w:tc>
      </w:tr>
      <w:tr w:rsidR="00C24F15" w:rsidRPr="00B711D2" w14:paraId="6B14C8B6" w14:textId="77777777" w:rsidTr="00250134">
        <w:trPr>
          <w:trHeight w:val="1004"/>
        </w:trPr>
        <w:tc>
          <w:tcPr>
            <w:tcW w:w="1345" w:type="dxa"/>
            <w:noWrap/>
            <w:hideMark/>
          </w:tcPr>
          <w:p w14:paraId="34BFE106" w14:textId="77777777" w:rsidR="00C24F15" w:rsidRPr="00B711D2" w:rsidRDefault="00C24F15" w:rsidP="00250134">
            <w:pPr>
              <w:jc w:val="left"/>
            </w:pPr>
            <w:r w:rsidRPr="00B711D2">
              <w:t>4.1.08</w:t>
            </w:r>
          </w:p>
        </w:tc>
        <w:tc>
          <w:tcPr>
            <w:tcW w:w="8005" w:type="dxa"/>
            <w:hideMark/>
          </w:tcPr>
          <w:p w14:paraId="402874C7" w14:textId="4547E798" w:rsidR="00C24F15" w:rsidRPr="00B711D2" w:rsidRDefault="000F202E" w:rsidP="00250134">
            <w:pPr>
              <w:jc w:val="left"/>
            </w:pPr>
            <w:r>
              <w:t>Audit will be enabled in IIQ for every group ownership change.</w:t>
            </w:r>
          </w:p>
        </w:tc>
      </w:tr>
    </w:tbl>
    <w:p w14:paraId="1764E6D4" w14:textId="77777777" w:rsidR="00C24F15" w:rsidRDefault="00C24F15" w:rsidP="00C24F15"/>
    <w:p w14:paraId="2A55C0E8" w14:textId="19FB5D56" w:rsidR="003032CF" w:rsidRDefault="003032CF" w:rsidP="000F722C">
      <w:pPr>
        <w:suppressAutoHyphens/>
        <w:rPr>
          <w:rFonts w:ascii="Arial" w:hAnsi="Arial" w:cs="Arial"/>
          <w:iCs/>
          <w:sz w:val="20"/>
          <w:szCs w:val="20"/>
        </w:rPr>
      </w:pPr>
    </w:p>
    <w:p w14:paraId="5B385B98" w14:textId="77777777" w:rsidR="00C24F15" w:rsidRDefault="00C24F15" w:rsidP="000F722C">
      <w:pPr>
        <w:suppressAutoHyphens/>
        <w:rPr>
          <w:rFonts w:ascii="Arial" w:hAnsi="Arial" w:cs="Arial"/>
          <w:iCs/>
          <w:sz w:val="20"/>
          <w:szCs w:val="20"/>
        </w:rPr>
      </w:pPr>
    </w:p>
    <w:p w14:paraId="385E6FFF" w14:textId="77777777" w:rsidR="00C24F15" w:rsidRDefault="00C24F15" w:rsidP="000F722C">
      <w:pPr>
        <w:suppressAutoHyphens/>
        <w:rPr>
          <w:rFonts w:ascii="Arial" w:hAnsi="Arial" w:cs="Arial"/>
          <w:iCs/>
          <w:sz w:val="20"/>
          <w:szCs w:val="20"/>
        </w:rPr>
      </w:pPr>
    </w:p>
    <w:p w14:paraId="55286800" w14:textId="0A2A98A0" w:rsidR="003032CF" w:rsidRDefault="003032CF" w:rsidP="000F722C">
      <w:pPr>
        <w:suppressAutoHyphens/>
        <w:rPr>
          <w:rFonts w:ascii="Arial" w:hAnsi="Arial" w:cs="Arial"/>
          <w:iCs/>
          <w:sz w:val="20"/>
          <w:szCs w:val="20"/>
        </w:rPr>
      </w:pPr>
    </w:p>
    <w:p w14:paraId="1F2DF6B0" w14:textId="2374C88D" w:rsidR="003032CF" w:rsidRPr="003032CF" w:rsidRDefault="003032CF" w:rsidP="003032CF">
      <w:pPr>
        <w:rPr>
          <w:b/>
          <w:sz w:val="28"/>
        </w:rPr>
      </w:pPr>
      <w:r w:rsidRPr="003032CF">
        <w:rPr>
          <w:b/>
          <w:sz w:val="28"/>
        </w:rPr>
        <w:t>Password Management:</w:t>
      </w:r>
    </w:p>
    <w:p w14:paraId="39FCD3DC" w14:textId="083C5725" w:rsidR="003032CF" w:rsidRDefault="003032CF" w:rsidP="000F722C">
      <w:pPr>
        <w:suppressAutoHyphens/>
        <w:rPr>
          <w:rFonts w:ascii="Arial" w:hAnsi="Arial" w:cs="Arial"/>
          <w:iCs/>
          <w:sz w:val="20"/>
          <w:szCs w:val="20"/>
        </w:rPr>
      </w:pPr>
    </w:p>
    <w:p w14:paraId="0DE7C996" w14:textId="754505F3" w:rsidR="003032CF" w:rsidRPr="003032CF" w:rsidRDefault="00AE7654" w:rsidP="000F722C">
      <w:pPr>
        <w:suppressAutoHyphens/>
        <w:rPr>
          <w:rFonts w:ascii="Arial" w:hAnsi="Arial" w:cs="Arial"/>
          <w:iCs/>
          <w:sz w:val="20"/>
          <w:szCs w:val="20"/>
          <w:u w:val="single"/>
        </w:rPr>
      </w:pPr>
      <w:r>
        <w:rPr>
          <w:rFonts w:ascii="Arial" w:hAnsi="Arial" w:cs="Arial"/>
          <w:iCs/>
          <w:sz w:val="20"/>
          <w:szCs w:val="20"/>
          <w:u w:val="single"/>
        </w:rPr>
        <w:t xml:space="preserve">AD </w:t>
      </w:r>
      <w:r w:rsidR="003032CF" w:rsidRPr="003032CF">
        <w:rPr>
          <w:rFonts w:ascii="Arial" w:hAnsi="Arial" w:cs="Arial"/>
          <w:iCs/>
          <w:sz w:val="20"/>
          <w:szCs w:val="20"/>
          <w:u w:val="single"/>
        </w:rPr>
        <w:t>Password Complexity:</w:t>
      </w:r>
    </w:p>
    <w:p w14:paraId="2240C440" w14:textId="77777777" w:rsidR="003032CF" w:rsidRDefault="003032CF" w:rsidP="003032CF">
      <w:pPr>
        <w:rPr>
          <w:rFonts w:eastAsia="Times New Roman"/>
          <w:i/>
          <w:iCs/>
          <w:sz w:val="20"/>
          <w:szCs w:val="20"/>
          <w:lang w:eastAsia="en-US"/>
        </w:rPr>
      </w:pPr>
    </w:p>
    <w:p w14:paraId="1B8F3A4A" w14:textId="60BBDE01" w:rsidR="003032CF" w:rsidRPr="003032CF" w:rsidRDefault="003032CF" w:rsidP="003032CF">
      <w:pPr>
        <w:rPr>
          <w:rFonts w:eastAsia="Times New Roman"/>
          <w:i/>
          <w:iCs/>
          <w:sz w:val="20"/>
          <w:szCs w:val="20"/>
          <w:lang w:eastAsia="en-US"/>
        </w:rPr>
      </w:pPr>
      <w:r w:rsidRPr="003032CF">
        <w:rPr>
          <w:rFonts w:eastAsia="Times New Roman"/>
          <w:i/>
          <w:iCs/>
          <w:sz w:val="20"/>
          <w:szCs w:val="20"/>
          <w:lang w:eastAsia="en-US"/>
        </w:rPr>
        <w:t>Min 8 characters, one uppercase, 1 lowercase, 1 special character</w:t>
      </w:r>
    </w:p>
    <w:p w14:paraId="033494A9" w14:textId="1162B99E" w:rsidR="003032CF" w:rsidRDefault="003032CF" w:rsidP="000F722C">
      <w:pPr>
        <w:suppressAutoHyphens/>
        <w:rPr>
          <w:rFonts w:ascii="Arial" w:hAnsi="Arial" w:cs="Arial"/>
          <w:iCs/>
          <w:sz w:val="20"/>
          <w:szCs w:val="20"/>
        </w:rPr>
      </w:pPr>
    </w:p>
    <w:p w14:paraId="13778B2A" w14:textId="71736EB6" w:rsidR="00381BD7" w:rsidRPr="00381BD7" w:rsidRDefault="00381BD7" w:rsidP="000F722C">
      <w:pPr>
        <w:suppressAutoHyphens/>
        <w:rPr>
          <w:rFonts w:ascii="Arial" w:hAnsi="Arial" w:cs="Arial"/>
          <w:iCs/>
          <w:sz w:val="20"/>
          <w:szCs w:val="20"/>
          <w:u w:val="single"/>
        </w:rPr>
      </w:pPr>
      <w:r w:rsidRPr="00381BD7">
        <w:rPr>
          <w:rFonts w:ascii="Arial" w:hAnsi="Arial" w:cs="Arial"/>
          <w:iCs/>
          <w:sz w:val="20"/>
          <w:szCs w:val="20"/>
          <w:u w:val="single"/>
        </w:rPr>
        <w:lastRenderedPageBreak/>
        <w:t>AD Password Policy:</w:t>
      </w:r>
    </w:p>
    <w:p w14:paraId="746B4010" w14:textId="54472727" w:rsidR="00381BD7" w:rsidRDefault="00381BD7" w:rsidP="000F722C">
      <w:pPr>
        <w:suppressAutoHyphens/>
        <w:rPr>
          <w:rFonts w:ascii="Arial" w:hAnsi="Arial" w:cs="Arial"/>
          <w:iCs/>
          <w:sz w:val="20"/>
          <w:szCs w:val="20"/>
        </w:rPr>
      </w:pPr>
    </w:p>
    <w:p w14:paraId="48B5EEC4" w14:textId="6DC8C505" w:rsidR="00381BD7" w:rsidRDefault="00381BD7" w:rsidP="000F722C">
      <w:pPr>
        <w:suppressAutoHyphens/>
        <w:rPr>
          <w:rFonts w:ascii="Arial" w:hAnsi="Arial" w:cs="Arial"/>
          <w:iCs/>
          <w:sz w:val="20"/>
          <w:szCs w:val="20"/>
        </w:rPr>
      </w:pPr>
      <w:proofErr w:type="gramStart"/>
      <w:r>
        <w:rPr>
          <w:rFonts w:ascii="Arial" w:hAnsi="Arial" w:cs="Arial"/>
          <w:iCs/>
          <w:sz w:val="20"/>
          <w:szCs w:val="20"/>
        </w:rPr>
        <w:t>TBD  -</w:t>
      </w:r>
      <w:proofErr w:type="gramEnd"/>
      <w:r>
        <w:rPr>
          <w:rFonts w:ascii="Arial" w:hAnsi="Arial" w:cs="Arial"/>
          <w:iCs/>
          <w:sz w:val="20"/>
          <w:szCs w:val="20"/>
        </w:rPr>
        <w:t xml:space="preserve"> SMWE BA    </w:t>
      </w:r>
    </w:p>
    <w:p w14:paraId="0E8101BD" w14:textId="77777777" w:rsidR="00381BD7" w:rsidRDefault="00381BD7" w:rsidP="000F722C">
      <w:pPr>
        <w:suppressAutoHyphens/>
        <w:rPr>
          <w:rFonts w:ascii="Arial" w:hAnsi="Arial" w:cs="Arial"/>
          <w:iCs/>
          <w:sz w:val="20"/>
          <w:szCs w:val="20"/>
        </w:rPr>
      </w:pPr>
    </w:p>
    <w:p w14:paraId="321FF939" w14:textId="0FA8C8FD" w:rsidR="003032CF" w:rsidRDefault="003032CF" w:rsidP="000F722C">
      <w:pPr>
        <w:suppressAutoHyphens/>
        <w:rPr>
          <w:rFonts w:ascii="Arial" w:hAnsi="Arial" w:cs="Arial"/>
          <w:iCs/>
          <w:sz w:val="20"/>
          <w:szCs w:val="20"/>
        </w:rPr>
      </w:pPr>
    </w:p>
    <w:p w14:paraId="59335E1C" w14:textId="456C161D" w:rsidR="003032CF" w:rsidRPr="00B74D11" w:rsidRDefault="00B74D11" w:rsidP="000F722C">
      <w:pPr>
        <w:suppressAutoHyphens/>
        <w:rPr>
          <w:rFonts w:ascii="Arial" w:hAnsi="Arial" w:cs="Arial"/>
          <w:iCs/>
          <w:sz w:val="20"/>
          <w:szCs w:val="20"/>
          <w:u w:val="single"/>
        </w:rPr>
      </w:pPr>
      <w:r w:rsidRPr="00B74D11">
        <w:rPr>
          <w:rFonts w:ascii="Arial" w:hAnsi="Arial" w:cs="Arial"/>
          <w:iCs/>
          <w:sz w:val="20"/>
          <w:szCs w:val="20"/>
          <w:u w:val="single"/>
        </w:rPr>
        <w:t>JDE Password Complexity:</w:t>
      </w:r>
    </w:p>
    <w:p w14:paraId="13F19E87" w14:textId="375B5173" w:rsidR="003032CF" w:rsidRDefault="003032CF" w:rsidP="000F722C">
      <w:pPr>
        <w:suppressAutoHyphens/>
        <w:rPr>
          <w:rFonts w:ascii="Arial" w:hAnsi="Arial" w:cs="Arial"/>
          <w:iCs/>
          <w:sz w:val="20"/>
          <w:szCs w:val="20"/>
        </w:rPr>
      </w:pPr>
    </w:p>
    <w:p w14:paraId="11453076" w14:textId="77777777" w:rsidR="00B74D11" w:rsidRPr="00B74D11" w:rsidRDefault="00B74D11" w:rsidP="00B74D11">
      <w:pPr>
        <w:rPr>
          <w:rFonts w:eastAsia="Times New Roman"/>
          <w:i/>
          <w:iCs/>
          <w:sz w:val="20"/>
          <w:szCs w:val="20"/>
          <w:lang w:eastAsia="en-US"/>
        </w:rPr>
      </w:pPr>
      <w:r w:rsidRPr="00B74D11">
        <w:rPr>
          <w:rFonts w:eastAsia="Times New Roman"/>
          <w:i/>
          <w:iCs/>
          <w:sz w:val="20"/>
          <w:szCs w:val="20"/>
          <w:lang w:eastAsia="en-US"/>
        </w:rPr>
        <w:t xml:space="preserve">Minimum </w:t>
      </w:r>
      <w:proofErr w:type="spellStart"/>
      <w:r w:rsidRPr="00B74D11">
        <w:rPr>
          <w:rFonts w:eastAsia="Times New Roman"/>
          <w:i/>
          <w:iCs/>
          <w:sz w:val="20"/>
          <w:szCs w:val="20"/>
          <w:lang w:eastAsia="en-US"/>
        </w:rPr>
        <w:t>passowrd</w:t>
      </w:r>
      <w:proofErr w:type="spellEnd"/>
      <w:r w:rsidRPr="00B74D11">
        <w:rPr>
          <w:rFonts w:eastAsia="Times New Roman"/>
          <w:i/>
          <w:iCs/>
          <w:sz w:val="20"/>
          <w:szCs w:val="20"/>
          <w:lang w:eastAsia="en-US"/>
        </w:rPr>
        <w:t xml:space="preserve"> length = 8, minimum number of </w:t>
      </w:r>
      <w:proofErr w:type="spellStart"/>
      <w:r w:rsidRPr="00B74D11">
        <w:rPr>
          <w:rFonts w:eastAsia="Times New Roman"/>
          <w:i/>
          <w:iCs/>
          <w:sz w:val="20"/>
          <w:szCs w:val="20"/>
          <w:lang w:eastAsia="en-US"/>
        </w:rPr>
        <w:t>numerics</w:t>
      </w:r>
      <w:proofErr w:type="spellEnd"/>
      <w:r w:rsidRPr="00B74D11">
        <w:rPr>
          <w:rFonts w:eastAsia="Times New Roman"/>
          <w:i/>
          <w:iCs/>
          <w:sz w:val="20"/>
          <w:szCs w:val="20"/>
          <w:lang w:eastAsia="en-US"/>
        </w:rPr>
        <w:t xml:space="preserve"> = 1, minimum number of </w:t>
      </w:r>
      <w:proofErr w:type="gramStart"/>
      <w:r w:rsidRPr="00B74D11">
        <w:rPr>
          <w:rFonts w:eastAsia="Times New Roman"/>
          <w:i/>
          <w:iCs/>
          <w:sz w:val="20"/>
          <w:szCs w:val="20"/>
          <w:lang w:eastAsia="en-US"/>
        </w:rPr>
        <w:t>alpha</w:t>
      </w:r>
      <w:proofErr w:type="gramEnd"/>
      <w:r w:rsidRPr="00B74D11">
        <w:rPr>
          <w:rFonts w:eastAsia="Times New Roman"/>
          <w:i/>
          <w:iCs/>
          <w:sz w:val="20"/>
          <w:szCs w:val="20"/>
          <w:lang w:eastAsia="en-US"/>
        </w:rPr>
        <w:t xml:space="preserve"> = 1, minimum number of special characters = 1</w:t>
      </w:r>
    </w:p>
    <w:p w14:paraId="4550694A" w14:textId="2B8D0ED0" w:rsidR="003032CF" w:rsidRDefault="003032CF" w:rsidP="000F722C">
      <w:pPr>
        <w:suppressAutoHyphens/>
        <w:rPr>
          <w:rFonts w:ascii="Arial" w:hAnsi="Arial" w:cs="Arial"/>
          <w:iCs/>
          <w:sz w:val="20"/>
          <w:szCs w:val="20"/>
        </w:rPr>
      </w:pPr>
    </w:p>
    <w:p w14:paraId="5D7E1CAD" w14:textId="1FA28F94" w:rsidR="00381BD7" w:rsidRPr="00381BD7" w:rsidRDefault="00381BD7" w:rsidP="000F722C">
      <w:pPr>
        <w:suppressAutoHyphens/>
        <w:rPr>
          <w:rFonts w:ascii="Arial" w:hAnsi="Arial" w:cs="Arial"/>
          <w:iCs/>
          <w:sz w:val="20"/>
          <w:szCs w:val="20"/>
          <w:u w:val="single"/>
        </w:rPr>
      </w:pPr>
      <w:r w:rsidRPr="00381BD7">
        <w:rPr>
          <w:rFonts w:ascii="Arial" w:hAnsi="Arial" w:cs="Arial"/>
          <w:iCs/>
          <w:sz w:val="20"/>
          <w:szCs w:val="20"/>
          <w:u w:val="single"/>
        </w:rPr>
        <w:t>Service Now, O365:</w:t>
      </w:r>
    </w:p>
    <w:p w14:paraId="3A6AEDF1" w14:textId="326D465C" w:rsidR="00381BD7" w:rsidRDefault="00381BD7" w:rsidP="000F722C">
      <w:pPr>
        <w:suppressAutoHyphens/>
        <w:rPr>
          <w:rFonts w:ascii="Arial" w:hAnsi="Arial" w:cs="Arial"/>
          <w:iCs/>
          <w:sz w:val="20"/>
          <w:szCs w:val="20"/>
        </w:rPr>
      </w:pPr>
    </w:p>
    <w:p w14:paraId="253116E2" w14:textId="68181F23" w:rsidR="00381BD7" w:rsidRDefault="00381BD7" w:rsidP="000F722C">
      <w:pPr>
        <w:suppressAutoHyphens/>
        <w:rPr>
          <w:rFonts w:ascii="Arial" w:hAnsi="Arial" w:cs="Arial"/>
          <w:iCs/>
          <w:sz w:val="20"/>
          <w:szCs w:val="20"/>
        </w:rPr>
      </w:pPr>
      <w:r>
        <w:rPr>
          <w:rFonts w:ascii="Arial" w:hAnsi="Arial" w:cs="Arial"/>
          <w:iCs/>
          <w:sz w:val="20"/>
          <w:szCs w:val="20"/>
        </w:rPr>
        <w:t>These applications use Active Directory credentials for authentication, so same AD password complexity rules will be applicable.</w:t>
      </w:r>
    </w:p>
    <w:p w14:paraId="006F708A" w14:textId="4E3D040C" w:rsidR="00381BD7" w:rsidRDefault="00381BD7" w:rsidP="000F722C">
      <w:pPr>
        <w:suppressAutoHyphens/>
        <w:rPr>
          <w:rFonts w:ascii="Arial" w:hAnsi="Arial" w:cs="Arial"/>
          <w:iCs/>
          <w:sz w:val="20"/>
          <w:szCs w:val="20"/>
        </w:rPr>
      </w:pPr>
    </w:p>
    <w:p w14:paraId="6300D80D" w14:textId="77777777" w:rsidR="00381BD7" w:rsidRDefault="00381BD7" w:rsidP="000F722C">
      <w:pPr>
        <w:suppressAutoHyphens/>
        <w:rPr>
          <w:rFonts w:ascii="Arial" w:hAnsi="Arial" w:cs="Arial"/>
          <w:iCs/>
          <w:sz w:val="20"/>
          <w:szCs w:val="20"/>
        </w:rPr>
      </w:pPr>
    </w:p>
    <w:p w14:paraId="2363F1E3" w14:textId="77777777" w:rsidR="003032CF" w:rsidRDefault="003032CF" w:rsidP="000F722C">
      <w:pPr>
        <w:suppressAutoHyphens/>
        <w:rPr>
          <w:rFonts w:ascii="Arial" w:hAnsi="Arial" w:cs="Arial"/>
          <w:iCs/>
          <w:sz w:val="20"/>
          <w:szCs w:val="20"/>
        </w:rPr>
      </w:pPr>
    </w:p>
    <w:p w14:paraId="63AD878E" w14:textId="0C8A1A54" w:rsidR="003032CF" w:rsidRDefault="00B74D11" w:rsidP="000F722C">
      <w:pPr>
        <w:suppressAutoHyphens/>
        <w:rPr>
          <w:rFonts w:ascii="Arial" w:hAnsi="Arial" w:cs="Arial"/>
          <w:iCs/>
          <w:sz w:val="20"/>
          <w:szCs w:val="20"/>
          <w:u w:val="single"/>
        </w:rPr>
      </w:pPr>
      <w:r w:rsidRPr="00B74D11">
        <w:rPr>
          <w:rFonts w:ascii="Arial" w:hAnsi="Arial" w:cs="Arial"/>
          <w:iCs/>
          <w:sz w:val="20"/>
          <w:szCs w:val="20"/>
          <w:u w:val="single"/>
        </w:rPr>
        <w:t xml:space="preserve">Self Service Password Security Questions: </w:t>
      </w:r>
    </w:p>
    <w:p w14:paraId="10EB3CED" w14:textId="77777777" w:rsidR="00381BD7" w:rsidRDefault="00381BD7" w:rsidP="000F722C">
      <w:pPr>
        <w:suppressAutoHyphens/>
        <w:rPr>
          <w:rFonts w:ascii="Arial" w:hAnsi="Arial" w:cs="Arial"/>
          <w:iCs/>
          <w:sz w:val="20"/>
          <w:szCs w:val="20"/>
        </w:rPr>
      </w:pPr>
    </w:p>
    <w:p w14:paraId="2920C2D0" w14:textId="4141B5E1" w:rsidR="00B74D11" w:rsidRDefault="00B74D11" w:rsidP="000F722C">
      <w:pPr>
        <w:suppressAutoHyphens/>
        <w:rPr>
          <w:rFonts w:ascii="Arial" w:hAnsi="Arial" w:cs="Arial"/>
          <w:iCs/>
          <w:sz w:val="20"/>
          <w:szCs w:val="20"/>
        </w:rPr>
      </w:pPr>
      <w:r>
        <w:rPr>
          <w:rFonts w:ascii="Arial" w:hAnsi="Arial" w:cs="Arial"/>
          <w:iCs/>
          <w:sz w:val="20"/>
          <w:szCs w:val="20"/>
        </w:rPr>
        <w:t xml:space="preserve">Default questions will be used for now. TBD – SMWE BA.     </w:t>
      </w:r>
    </w:p>
    <w:p w14:paraId="36CC7455" w14:textId="5C97AB5B" w:rsidR="00B74D11" w:rsidRDefault="00B74D11" w:rsidP="000F722C">
      <w:pPr>
        <w:suppressAutoHyphens/>
        <w:rPr>
          <w:rFonts w:ascii="Arial" w:hAnsi="Arial" w:cs="Arial"/>
          <w:iCs/>
          <w:sz w:val="20"/>
          <w:szCs w:val="20"/>
        </w:rPr>
      </w:pPr>
    </w:p>
    <w:p w14:paraId="4195B107" w14:textId="04524082" w:rsidR="00B74D11" w:rsidRDefault="00B74D11" w:rsidP="000F722C">
      <w:pPr>
        <w:suppressAutoHyphens/>
        <w:rPr>
          <w:rFonts w:ascii="Arial" w:hAnsi="Arial" w:cs="Arial"/>
          <w:iCs/>
          <w:sz w:val="20"/>
          <w:szCs w:val="20"/>
        </w:rPr>
      </w:pPr>
    </w:p>
    <w:p w14:paraId="62815DFE" w14:textId="112C304C" w:rsidR="00EA59C8" w:rsidRDefault="00EA59C8" w:rsidP="000F722C">
      <w:pPr>
        <w:suppressAutoHyphens/>
        <w:rPr>
          <w:rFonts w:ascii="Arial" w:hAnsi="Arial" w:cs="Arial"/>
          <w:iCs/>
          <w:sz w:val="20"/>
          <w:szCs w:val="20"/>
        </w:rPr>
      </w:pPr>
      <w:r>
        <w:rPr>
          <w:rFonts w:ascii="Arial" w:hAnsi="Arial" w:cs="Arial"/>
          <w:iCs/>
          <w:sz w:val="20"/>
          <w:szCs w:val="20"/>
        </w:rPr>
        <w:t xml:space="preserve">All other password management requirements are as detailed below. </w:t>
      </w:r>
    </w:p>
    <w:p w14:paraId="0A610002" w14:textId="464A0200" w:rsidR="00B74D11" w:rsidRDefault="00B74D11" w:rsidP="000F722C">
      <w:pPr>
        <w:suppressAutoHyphens/>
        <w:rPr>
          <w:rFonts w:ascii="Arial" w:hAnsi="Arial" w:cs="Arial"/>
          <w:iCs/>
          <w:sz w:val="20"/>
          <w:szCs w:val="20"/>
        </w:rPr>
      </w:pPr>
    </w:p>
    <w:p w14:paraId="203B9976" w14:textId="168708E1" w:rsidR="00B74D11" w:rsidRDefault="00B74D11" w:rsidP="000F722C">
      <w:pPr>
        <w:suppressAutoHyphens/>
        <w:rPr>
          <w:rFonts w:ascii="Arial" w:hAnsi="Arial" w:cs="Arial"/>
          <w:iCs/>
          <w:sz w:val="20"/>
          <w:szCs w:val="20"/>
        </w:rPr>
      </w:pPr>
    </w:p>
    <w:p w14:paraId="6C9774BF" w14:textId="77777777" w:rsidR="00B9611E" w:rsidRDefault="00B9611E" w:rsidP="00B9611E"/>
    <w:tbl>
      <w:tblPr>
        <w:tblStyle w:val="TableGrid"/>
        <w:tblW w:w="0" w:type="auto"/>
        <w:tblLook w:val="04A0" w:firstRow="1" w:lastRow="0" w:firstColumn="1" w:lastColumn="0" w:noHBand="0" w:noVBand="1"/>
      </w:tblPr>
      <w:tblGrid>
        <w:gridCol w:w="1345"/>
        <w:gridCol w:w="8005"/>
      </w:tblGrid>
      <w:tr w:rsidR="00B9611E" w:rsidRPr="00B711D2" w14:paraId="0C3EFC24" w14:textId="77777777" w:rsidTr="00250134">
        <w:trPr>
          <w:trHeight w:val="1004"/>
        </w:trPr>
        <w:tc>
          <w:tcPr>
            <w:tcW w:w="1345" w:type="dxa"/>
            <w:noWrap/>
            <w:hideMark/>
          </w:tcPr>
          <w:p w14:paraId="0966B00A" w14:textId="77777777" w:rsidR="00B9611E" w:rsidRPr="00B711D2" w:rsidRDefault="00B9611E" w:rsidP="00250134">
            <w:pPr>
              <w:jc w:val="left"/>
            </w:pPr>
            <w:r w:rsidRPr="00B711D2">
              <w:t> </w:t>
            </w:r>
          </w:p>
        </w:tc>
        <w:tc>
          <w:tcPr>
            <w:tcW w:w="8005" w:type="dxa"/>
            <w:hideMark/>
          </w:tcPr>
          <w:p w14:paraId="437C225C" w14:textId="77777777" w:rsidR="00B9611E" w:rsidRPr="00B711D2" w:rsidRDefault="00B9611E" w:rsidP="00250134">
            <w:pPr>
              <w:jc w:val="left"/>
              <w:rPr>
                <w:b/>
                <w:bCs/>
              </w:rPr>
            </w:pPr>
            <w:r w:rsidRPr="00B711D2">
              <w:rPr>
                <w:b/>
                <w:bCs/>
              </w:rPr>
              <w:t>End User Self Service - Password Management</w:t>
            </w:r>
          </w:p>
        </w:tc>
      </w:tr>
      <w:tr w:rsidR="00B9611E" w:rsidRPr="00B711D2" w14:paraId="7A04D2DD" w14:textId="77777777" w:rsidTr="00250134">
        <w:trPr>
          <w:trHeight w:val="1004"/>
        </w:trPr>
        <w:tc>
          <w:tcPr>
            <w:tcW w:w="1345" w:type="dxa"/>
            <w:noWrap/>
            <w:hideMark/>
          </w:tcPr>
          <w:p w14:paraId="675BA6F3" w14:textId="77777777" w:rsidR="00B9611E" w:rsidRPr="00B711D2" w:rsidRDefault="00B9611E" w:rsidP="00250134">
            <w:pPr>
              <w:jc w:val="left"/>
            </w:pPr>
            <w:r w:rsidRPr="00B711D2">
              <w:t> </w:t>
            </w:r>
          </w:p>
        </w:tc>
        <w:tc>
          <w:tcPr>
            <w:tcW w:w="8005" w:type="dxa"/>
            <w:hideMark/>
          </w:tcPr>
          <w:p w14:paraId="2F55F61B" w14:textId="67C7B2DE" w:rsidR="006F5338" w:rsidRDefault="006F5338" w:rsidP="00250134">
            <w:pPr>
              <w:jc w:val="left"/>
              <w:rPr>
                <w:ins w:id="32" w:author="Author"/>
              </w:rPr>
            </w:pPr>
            <w:ins w:id="33" w:author="Author">
              <w:r>
                <w:t>Self-service workflow should be implemented to facilitate forgot password feature with OTP. OTP shall only be sent once the user verifies his/her identity correctly by answering pre-configured questions.</w:t>
              </w:r>
            </w:ins>
          </w:p>
          <w:p w14:paraId="4220A91F" w14:textId="72937CAB" w:rsidR="00B9611E" w:rsidRPr="00B711D2" w:rsidRDefault="00B9611E" w:rsidP="00250134">
            <w:pPr>
              <w:jc w:val="left"/>
            </w:pPr>
            <w:del w:id="34" w:author="Author">
              <w:r w:rsidRPr="00B711D2" w:rsidDel="006F5338">
                <w:delText xml:space="preserve">Support for self-service lost password recovery by creating a new one-time password based on successful answer(s) to pre-configured secret questions This must also result in account unlocking for the user </w:delText>
              </w:r>
            </w:del>
          </w:p>
        </w:tc>
      </w:tr>
      <w:tr w:rsidR="00B9611E" w:rsidRPr="00B711D2" w14:paraId="4D57F179" w14:textId="77777777" w:rsidTr="00250134">
        <w:trPr>
          <w:trHeight w:val="1004"/>
        </w:trPr>
        <w:tc>
          <w:tcPr>
            <w:tcW w:w="1345" w:type="dxa"/>
            <w:noWrap/>
            <w:hideMark/>
          </w:tcPr>
          <w:p w14:paraId="261A68DD" w14:textId="77777777" w:rsidR="00B9611E" w:rsidRPr="00B711D2" w:rsidRDefault="00B9611E" w:rsidP="00250134">
            <w:pPr>
              <w:jc w:val="left"/>
            </w:pPr>
            <w:r w:rsidRPr="00B711D2">
              <w:t> </w:t>
            </w:r>
          </w:p>
        </w:tc>
        <w:tc>
          <w:tcPr>
            <w:tcW w:w="8005" w:type="dxa"/>
            <w:hideMark/>
          </w:tcPr>
          <w:p w14:paraId="5E35B46F" w14:textId="20C183E4" w:rsidR="00B9611E" w:rsidRPr="00B711D2" w:rsidRDefault="006F5338" w:rsidP="00250134">
            <w:pPr>
              <w:jc w:val="left"/>
            </w:pPr>
            <w:ins w:id="35" w:author="Author">
              <w:r>
                <w:t xml:space="preserve">Users with </w:t>
              </w:r>
              <w:proofErr w:type="spellStart"/>
              <w:r>
                <w:t>HelpDesk</w:t>
              </w:r>
              <w:proofErr w:type="spellEnd"/>
              <w:r>
                <w:t xml:space="preserve"> or System Administrator capability in IIQ, will be able to reset password for other users or service accounts. Users will have to set a new password after logging in.</w:t>
              </w:r>
            </w:ins>
            <w:del w:id="36" w:author="Author">
              <w:r w:rsidR="00B9611E" w:rsidRPr="00B711D2" w:rsidDel="006F5338">
                <w:delText>Support for identity administrator reset of user password for a one-time use on IdM/target account</w:delText>
              </w:r>
            </w:del>
            <w:r w:rsidR="00B9611E" w:rsidRPr="00B711D2">
              <w:t xml:space="preserve"> </w:t>
            </w:r>
          </w:p>
        </w:tc>
      </w:tr>
      <w:tr w:rsidR="00B9611E" w:rsidRPr="00B711D2" w14:paraId="347FCB43" w14:textId="77777777" w:rsidTr="00250134">
        <w:trPr>
          <w:trHeight w:val="1004"/>
        </w:trPr>
        <w:tc>
          <w:tcPr>
            <w:tcW w:w="1345" w:type="dxa"/>
            <w:noWrap/>
            <w:hideMark/>
          </w:tcPr>
          <w:p w14:paraId="41D77F0E" w14:textId="77777777" w:rsidR="00B9611E" w:rsidRPr="00B711D2" w:rsidRDefault="00B9611E" w:rsidP="00250134">
            <w:pPr>
              <w:jc w:val="left"/>
            </w:pPr>
            <w:r w:rsidRPr="00B711D2">
              <w:t> </w:t>
            </w:r>
          </w:p>
        </w:tc>
        <w:tc>
          <w:tcPr>
            <w:tcW w:w="8005" w:type="dxa"/>
            <w:hideMark/>
          </w:tcPr>
          <w:p w14:paraId="03321C99" w14:textId="5494A754" w:rsidR="00B9611E" w:rsidRPr="00B711D2" w:rsidRDefault="00380565" w:rsidP="00250134">
            <w:pPr>
              <w:jc w:val="left"/>
            </w:pPr>
            <w:ins w:id="37" w:author="Author">
              <w:r>
                <w:t xml:space="preserve">Users with </w:t>
              </w:r>
              <w:proofErr w:type="spellStart"/>
              <w:r>
                <w:t>HelpDesk</w:t>
              </w:r>
              <w:proofErr w:type="spellEnd"/>
              <w:r>
                <w:t xml:space="preserve"> or System Administrator capability in IIQ, will be able to disable or enable accounts of other users, as well as service accounts.</w:t>
              </w:r>
            </w:ins>
            <w:del w:id="38" w:author="Author">
              <w:r w:rsidR="00B9611E" w:rsidRPr="00B711D2" w:rsidDel="00380565">
                <w:delText>Support for identity administrator to unlock IdM/target user account after too many failures on IdM/target account</w:delText>
              </w:r>
            </w:del>
          </w:p>
        </w:tc>
      </w:tr>
      <w:tr w:rsidR="00B9611E" w:rsidRPr="00B711D2" w14:paraId="2087E853" w14:textId="77777777" w:rsidTr="00250134">
        <w:trPr>
          <w:trHeight w:val="1004"/>
        </w:trPr>
        <w:tc>
          <w:tcPr>
            <w:tcW w:w="1345" w:type="dxa"/>
            <w:noWrap/>
            <w:hideMark/>
          </w:tcPr>
          <w:p w14:paraId="25A58D3B" w14:textId="77777777" w:rsidR="00B9611E" w:rsidRPr="00B711D2" w:rsidRDefault="00B9611E" w:rsidP="00250134">
            <w:pPr>
              <w:jc w:val="left"/>
            </w:pPr>
            <w:r w:rsidRPr="00B711D2">
              <w:t> </w:t>
            </w:r>
          </w:p>
        </w:tc>
        <w:tc>
          <w:tcPr>
            <w:tcW w:w="8005" w:type="dxa"/>
            <w:hideMark/>
          </w:tcPr>
          <w:p w14:paraId="2BFC771D" w14:textId="620E77B5" w:rsidR="003322A4" w:rsidRDefault="00711DCA" w:rsidP="00250134">
            <w:pPr>
              <w:jc w:val="left"/>
              <w:rPr>
                <w:ins w:id="39" w:author="Author"/>
              </w:rPr>
            </w:pPr>
            <w:ins w:id="40" w:author="Author">
              <w:r>
                <w:t xml:space="preserve">Set Password Interceptor module of IIQ to perform password synchronization of the selected target systems. </w:t>
              </w:r>
            </w:ins>
          </w:p>
          <w:p w14:paraId="5B27CA47" w14:textId="4D2A1257" w:rsidR="00B9611E" w:rsidRPr="00B711D2" w:rsidRDefault="00B9611E" w:rsidP="00250134">
            <w:pPr>
              <w:jc w:val="left"/>
            </w:pPr>
            <w:del w:id="41" w:author="Author">
              <w:r w:rsidRPr="00B711D2" w:rsidDel="00711DCA">
                <w:delText>Support for password push to selectable target systems (i.e., the user or administrator is allowed to specify which systems have the same passwords)</w:delText>
              </w:r>
            </w:del>
          </w:p>
        </w:tc>
      </w:tr>
      <w:tr w:rsidR="00B9611E" w:rsidRPr="00B711D2" w14:paraId="08A5814A" w14:textId="77777777" w:rsidTr="00250134">
        <w:trPr>
          <w:trHeight w:val="1004"/>
        </w:trPr>
        <w:tc>
          <w:tcPr>
            <w:tcW w:w="1345" w:type="dxa"/>
            <w:noWrap/>
            <w:hideMark/>
          </w:tcPr>
          <w:p w14:paraId="18E88C86" w14:textId="77777777" w:rsidR="00B9611E" w:rsidRPr="00B711D2" w:rsidRDefault="00B9611E" w:rsidP="00250134">
            <w:pPr>
              <w:jc w:val="left"/>
            </w:pPr>
            <w:r w:rsidRPr="00B711D2">
              <w:t> </w:t>
            </w:r>
          </w:p>
        </w:tc>
        <w:tc>
          <w:tcPr>
            <w:tcW w:w="8005" w:type="dxa"/>
            <w:hideMark/>
          </w:tcPr>
          <w:p w14:paraId="2C63B863" w14:textId="1E0210B4" w:rsidR="00B9611E" w:rsidRPr="00B711D2" w:rsidRDefault="00957E6D" w:rsidP="00957E6D">
            <w:pPr>
              <w:jc w:val="left"/>
            </w:pPr>
            <w:ins w:id="42" w:author="Author">
              <w:r>
                <w:t xml:space="preserve">Self-service workflow to be enabled </w:t>
              </w:r>
              <w:r w:rsidR="005F6C00">
                <w:t xml:space="preserve">for self-registration with </w:t>
              </w:r>
              <w:del w:id="43" w:author="Author">
                <w:r w:rsidDel="005F6C00">
                  <w:delText xml:space="preserve">with </w:delText>
                </w:r>
              </w:del>
              <w:r>
                <w:t>user-defined question</w:t>
              </w:r>
              <w:r w:rsidR="005F6C00">
                <w:t xml:space="preserve">s </w:t>
              </w:r>
              <w:del w:id="44" w:author="Author">
                <w:r w:rsidDel="005F6C00">
                  <w:delText>-</w:delText>
                </w:r>
              </w:del>
              <w:r>
                <w:t>answers.</w:t>
              </w:r>
            </w:ins>
            <w:del w:id="45" w:author="Author">
              <w:r w:rsidR="00B9611E" w:rsidRPr="00B711D2" w:rsidDel="00957E6D">
                <w:delText>Support for user-defined challenge-response questions and answers</w:delText>
              </w:r>
            </w:del>
          </w:p>
        </w:tc>
      </w:tr>
      <w:tr w:rsidR="00B9611E" w:rsidRPr="00B711D2" w14:paraId="4B5C90FC" w14:textId="77777777" w:rsidTr="00250134">
        <w:trPr>
          <w:trHeight w:val="1004"/>
        </w:trPr>
        <w:tc>
          <w:tcPr>
            <w:tcW w:w="1345" w:type="dxa"/>
            <w:noWrap/>
            <w:hideMark/>
          </w:tcPr>
          <w:p w14:paraId="505DA6C2" w14:textId="77777777" w:rsidR="00B9611E" w:rsidRPr="00B711D2" w:rsidRDefault="00B9611E" w:rsidP="00250134">
            <w:pPr>
              <w:jc w:val="left"/>
            </w:pPr>
            <w:r w:rsidRPr="00B711D2">
              <w:lastRenderedPageBreak/>
              <w:t> </w:t>
            </w:r>
          </w:p>
        </w:tc>
        <w:tc>
          <w:tcPr>
            <w:tcW w:w="8005" w:type="dxa"/>
            <w:hideMark/>
          </w:tcPr>
          <w:p w14:paraId="33D34721" w14:textId="77777777" w:rsidR="00B9611E" w:rsidRPr="00B711D2" w:rsidRDefault="00B9611E" w:rsidP="00250134">
            <w:pPr>
              <w:jc w:val="left"/>
            </w:pPr>
            <w:r w:rsidRPr="00B711D2">
              <w:t>Support for pre-defined challenge-response questions and answers</w:t>
            </w:r>
          </w:p>
        </w:tc>
      </w:tr>
      <w:tr w:rsidR="00B9611E" w:rsidRPr="00B711D2" w14:paraId="644D5DEC" w14:textId="77777777" w:rsidTr="00250134">
        <w:trPr>
          <w:trHeight w:val="1004"/>
        </w:trPr>
        <w:tc>
          <w:tcPr>
            <w:tcW w:w="1345" w:type="dxa"/>
            <w:noWrap/>
            <w:hideMark/>
          </w:tcPr>
          <w:p w14:paraId="3932DEC7" w14:textId="77777777" w:rsidR="00B9611E" w:rsidRPr="00B711D2" w:rsidRDefault="00B9611E" w:rsidP="00250134">
            <w:pPr>
              <w:jc w:val="left"/>
            </w:pPr>
            <w:r w:rsidRPr="00B711D2">
              <w:t> </w:t>
            </w:r>
          </w:p>
        </w:tc>
        <w:tc>
          <w:tcPr>
            <w:tcW w:w="8005" w:type="dxa"/>
            <w:hideMark/>
          </w:tcPr>
          <w:p w14:paraId="2CD32796" w14:textId="302C9885" w:rsidR="00B9611E" w:rsidRDefault="005F6C00" w:rsidP="00250134">
            <w:pPr>
              <w:jc w:val="left"/>
              <w:rPr>
                <w:ins w:id="46" w:author="Author"/>
              </w:rPr>
            </w:pPr>
            <w:ins w:id="47" w:author="Author">
              <w:r>
                <w:t xml:space="preserve">Self-service </w:t>
              </w:r>
              <w:r w:rsidR="00043C38">
                <w:t>workflow will enabled to facilitate the Forgot Password Reset feature.</w:t>
              </w:r>
            </w:ins>
            <w:del w:id="48" w:author="Author">
              <w:r w:rsidR="00B9611E" w:rsidRPr="00B711D2" w:rsidDel="005F6C00">
                <w:delText>Support for configurable challenge-response rules (e.g., user will be allowed to reset password and IdM/target account will be unlocked after correctly answering three out of five; user account will be locked if more than two questions are answered incorrectly; etc.)</w:delText>
              </w:r>
            </w:del>
          </w:p>
          <w:p w14:paraId="60471C3A" w14:textId="77777777" w:rsidR="00043C38" w:rsidRDefault="00043C38" w:rsidP="00250134">
            <w:pPr>
              <w:jc w:val="left"/>
              <w:rPr>
                <w:ins w:id="49" w:author="Author"/>
              </w:rPr>
            </w:pPr>
          </w:p>
          <w:p w14:paraId="6F9939DA" w14:textId="2312C7B2" w:rsidR="00043C38" w:rsidRPr="00B711D2" w:rsidRDefault="00043C38" w:rsidP="00250134">
            <w:pPr>
              <w:jc w:val="left"/>
            </w:pPr>
            <w:ins w:id="50" w:author="Author">
              <w:r w:rsidRPr="00B711D2">
                <w:t xml:space="preserve">user will be allowed to reset password and </w:t>
              </w:r>
              <w:proofErr w:type="spellStart"/>
              <w:r w:rsidRPr="00B711D2">
                <w:t>IdM</w:t>
              </w:r>
              <w:proofErr w:type="spellEnd"/>
              <w:r w:rsidRPr="00B711D2">
                <w:t>/target account will be unlocked after correctly answering three out of five; user account will be locked if more than two questions are answered incorrectly</w:t>
              </w:r>
            </w:ins>
          </w:p>
        </w:tc>
      </w:tr>
      <w:tr w:rsidR="00B9611E" w:rsidRPr="00B711D2" w14:paraId="6AC84AAE" w14:textId="77777777" w:rsidTr="00250134">
        <w:trPr>
          <w:trHeight w:val="1004"/>
        </w:trPr>
        <w:tc>
          <w:tcPr>
            <w:tcW w:w="1345" w:type="dxa"/>
            <w:noWrap/>
            <w:hideMark/>
          </w:tcPr>
          <w:p w14:paraId="07191F26" w14:textId="77777777" w:rsidR="00B9611E" w:rsidRPr="00B711D2" w:rsidRDefault="00B9611E" w:rsidP="00250134">
            <w:pPr>
              <w:jc w:val="left"/>
            </w:pPr>
            <w:r w:rsidRPr="00B711D2">
              <w:t> </w:t>
            </w:r>
          </w:p>
        </w:tc>
        <w:tc>
          <w:tcPr>
            <w:tcW w:w="8005" w:type="dxa"/>
            <w:hideMark/>
          </w:tcPr>
          <w:p w14:paraId="69CCA44F" w14:textId="64BE0494" w:rsidR="00B9611E" w:rsidRPr="00B711D2" w:rsidRDefault="00B9611E" w:rsidP="00250134">
            <w:pPr>
              <w:jc w:val="left"/>
            </w:pPr>
            <w:r w:rsidRPr="00B711D2">
              <w:t xml:space="preserve">Web-based GUI interface </w:t>
            </w:r>
            <w:ins w:id="51" w:author="Author">
              <w:r w:rsidR="00D92A8B">
                <w:t xml:space="preserve">will be invoked </w:t>
              </w:r>
            </w:ins>
            <w:r w:rsidRPr="00B711D2">
              <w:t xml:space="preserve">for </w:t>
            </w:r>
            <w:ins w:id="52" w:author="Author">
              <w:r w:rsidR="00D92A8B">
                <w:t xml:space="preserve">desktop </w:t>
              </w:r>
            </w:ins>
            <w:r w:rsidRPr="00B711D2">
              <w:t xml:space="preserve">password reset </w:t>
            </w:r>
            <w:del w:id="53" w:author="Author">
              <w:r w:rsidRPr="00B711D2" w:rsidDel="00D92A8B">
                <w:delText>functions</w:delText>
              </w:r>
            </w:del>
          </w:p>
        </w:tc>
      </w:tr>
      <w:tr w:rsidR="00B9611E" w:rsidRPr="00B711D2" w14:paraId="65D212EC" w14:textId="77777777" w:rsidTr="00250134">
        <w:trPr>
          <w:trHeight w:val="1004"/>
        </w:trPr>
        <w:tc>
          <w:tcPr>
            <w:tcW w:w="1345" w:type="dxa"/>
            <w:noWrap/>
            <w:hideMark/>
          </w:tcPr>
          <w:p w14:paraId="20E5E934" w14:textId="77777777" w:rsidR="00B9611E" w:rsidRPr="00B711D2" w:rsidRDefault="00B9611E" w:rsidP="00250134">
            <w:pPr>
              <w:jc w:val="left"/>
            </w:pPr>
            <w:r w:rsidRPr="00B711D2">
              <w:t> </w:t>
            </w:r>
          </w:p>
        </w:tc>
        <w:tc>
          <w:tcPr>
            <w:tcW w:w="8005" w:type="dxa"/>
            <w:hideMark/>
          </w:tcPr>
          <w:p w14:paraId="2F302A43" w14:textId="1F70B40B" w:rsidR="00B9611E" w:rsidRPr="00B711D2" w:rsidRDefault="00B9611E" w:rsidP="00250134">
            <w:pPr>
              <w:jc w:val="left"/>
            </w:pPr>
            <w:del w:id="54" w:author="Author">
              <w:r w:rsidRPr="00B711D2" w:rsidDel="0099506A">
                <w:delText xml:space="preserve">Support for </w:delText>
              </w:r>
            </w:del>
            <w:r w:rsidRPr="00B711D2">
              <w:t xml:space="preserve">IVR and/or telephony interface for resetting passwords </w:t>
            </w:r>
          </w:p>
        </w:tc>
      </w:tr>
      <w:tr w:rsidR="00B9611E" w:rsidRPr="00B711D2" w14:paraId="51696663" w14:textId="77777777" w:rsidTr="00250134">
        <w:trPr>
          <w:trHeight w:val="1004"/>
        </w:trPr>
        <w:tc>
          <w:tcPr>
            <w:tcW w:w="1345" w:type="dxa"/>
            <w:noWrap/>
            <w:hideMark/>
          </w:tcPr>
          <w:p w14:paraId="472CC59F" w14:textId="77777777" w:rsidR="00B9611E" w:rsidRPr="00B711D2" w:rsidRDefault="00B9611E" w:rsidP="00250134">
            <w:pPr>
              <w:jc w:val="left"/>
            </w:pPr>
            <w:r w:rsidRPr="00B711D2">
              <w:t> </w:t>
            </w:r>
          </w:p>
        </w:tc>
        <w:tc>
          <w:tcPr>
            <w:tcW w:w="8005" w:type="dxa"/>
            <w:hideMark/>
          </w:tcPr>
          <w:p w14:paraId="1BA62F18" w14:textId="77777777" w:rsidR="00B9611E" w:rsidRPr="00B711D2" w:rsidRDefault="00B9611E" w:rsidP="00250134">
            <w:pPr>
              <w:jc w:val="left"/>
            </w:pPr>
            <w:r w:rsidRPr="00B711D2">
              <w:t>Self-service password reset application may be encapsulated as a portlet</w:t>
            </w:r>
          </w:p>
        </w:tc>
      </w:tr>
      <w:tr w:rsidR="00B9611E" w:rsidRPr="00B711D2" w14:paraId="4A6F3B0B" w14:textId="77777777" w:rsidTr="00250134">
        <w:trPr>
          <w:trHeight w:val="1004"/>
        </w:trPr>
        <w:tc>
          <w:tcPr>
            <w:tcW w:w="1345" w:type="dxa"/>
            <w:noWrap/>
            <w:hideMark/>
          </w:tcPr>
          <w:p w14:paraId="5389C66B" w14:textId="77777777" w:rsidR="00B9611E" w:rsidRPr="00B711D2" w:rsidRDefault="00B9611E" w:rsidP="00250134">
            <w:pPr>
              <w:jc w:val="left"/>
            </w:pPr>
            <w:r w:rsidRPr="00B711D2">
              <w:t> </w:t>
            </w:r>
          </w:p>
        </w:tc>
        <w:tc>
          <w:tcPr>
            <w:tcW w:w="8005" w:type="dxa"/>
            <w:hideMark/>
          </w:tcPr>
          <w:p w14:paraId="678DEAA2" w14:textId="77777777" w:rsidR="00B9611E" w:rsidRPr="00B711D2" w:rsidRDefault="00B9611E" w:rsidP="00250134">
            <w:pPr>
              <w:jc w:val="left"/>
              <w:rPr>
                <w:b/>
                <w:bCs/>
              </w:rPr>
            </w:pPr>
            <w:r w:rsidRPr="00B711D2">
              <w:rPr>
                <w:b/>
                <w:bCs/>
              </w:rPr>
              <w:t>Password Management – Delegated Password Administration</w:t>
            </w:r>
          </w:p>
        </w:tc>
      </w:tr>
      <w:tr w:rsidR="00B9611E" w:rsidRPr="00B711D2" w14:paraId="313802F5" w14:textId="77777777" w:rsidTr="00250134">
        <w:trPr>
          <w:trHeight w:val="1004"/>
        </w:trPr>
        <w:tc>
          <w:tcPr>
            <w:tcW w:w="1345" w:type="dxa"/>
            <w:noWrap/>
            <w:hideMark/>
          </w:tcPr>
          <w:p w14:paraId="2838E7F2" w14:textId="77777777" w:rsidR="00B9611E" w:rsidRPr="00B711D2" w:rsidRDefault="00B9611E" w:rsidP="00250134">
            <w:pPr>
              <w:jc w:val="left"/>
            </w:pPr>
            <w:r w:rsidRPr="00B711D2">
              <w:t>7.1.01</w:t>
            </w:r>
          </w:p>
        </w:tc>
        <w:tc>
          <w:tcPr>
            <w:tcW w:w="8005" w:type="dxa"/>
            <w:hideMark/>
          </w:tcPr>
          <w:p w14:paraId="2A26E550" w14:textId="7EA198B3" w:rsidR="00B9611E" w:rsidRPr="00B711D2" w:rsidRDefault="00B9611E" w:rsidP="00250134">
            <w:pPr>
              <w:jc w:val="left"/>
            </w:pPr>
            <w:r w:rsidRPr="00B711D2">
              <w:t xml:space="preserve">Delegated Administrators (e.g., Help Desk, Data Center) </w:t>
            </w:r>
            <w:del w:id="55" w:author="Author">
              <w:r w:rsidRPr="00B711D2" w:rsidDel="00043C38">
                <w:delText xml:space="preserve">can </w:delText>
              </w:r>
            </w:del>
            <w:ins w:id="56" w:author="Author">
              <w:r w:rsidR="00043C38">
                <w:t>will be able to</w:t>
              </w:r>
              <w:r w:rsidR="00043C38" w:rsidRPr="00B711D2">
                <w:t xml:space="preserve"> </w:t>
              </w:r>
            </w:ins>
            <w:r w:rsidRPr="00B711D2">
              <w:t xml:space="preserve">reset </w:t>
            </w:r>
            <w:del w:id="57" w:author="Author">
              <w:r w:rsidRPr="00B711D2" w:rsidDel="00043C38">
                <w:delText>IAM</w:delText>
              </w:r>
            </w:del>
            <w:ins w:id="58" w:author="Author">
              <w:r w:rsidR="00043C38" w:rsidRPr="00B711D2">
                <w:t>I</w:t>
              </w:r>
              <w:r w:rsidR="00043C38">
                <w:t>IIQ</w:t>
              </w:r>
            </w:ins>
            <w:del w:id="59" w:author="Author">
              <w:r w:rsidRPr="00B711D2" w:rsidDel="00043C38">
                <w:delText>/target</w:delText>
              </w:r>
            </w:del>
            <w:r w:rsidRPr="00B711D2">
              <w:t xml:space="preserve"> password (create a new one-time password) without knowledge of current password by validating the user’s identifying information Identifying Information in the </w:t>
            </w:r>
            <w:del w:id="60" w:author="Author">
              <w:r w:rsidRPr="00B711D2" w:rsidDel="00043C38">
                <w:delText xml:space="preserve">IAM </w:delText>
              </w:r>
            </w:del>
            <w:ins w:id="61" w:author="Author">
              <w:r w:rsidR="00043C38">
                <w:t>IIQ</w:t>
              </w:r>
              <w:r w:rsidR="00043C38" w:rsidRPr="00B711D2">
                <w:t xml:space="preserve"> </w:t>
              </w:r>
            </w:ins>
            <w:r w:rsidRPr="00B711D2">
              <w:t>system against the information provided by the user.</w:t>
            </w:r>
          </w:p>
        </w:tc>
      </w:tr>
      <w:tr w:rsidR="00B9611E" w:rsidRPr="00B711D2" w14:paraId="102A2DBC" w14:textId="77777777" w:rsidTr="00250134">
        <w:trPr>
          <w:trHeight w:val="1004"/>
        </w:trPr>
        <w:tc>
          <w:tcPr>
            <w:tcW w:w="1345" w:type="dxa"/>
            <w:noWrap/>
            <w:hideMark/>
          </w:tcPr>
          <w:p w14:paraId="4CD64320" w14:textId="77777777" w:rsidR="00B9611E" w:rsidRPr="00B711D2" w:rsidRDefault="00B9611E" w:rsidP="00250134">
            <w:pPr>
              <w:jc w:val="left"/>
            </w:pPr>
            <w:r w:rsidRPr="00B711D2">
              <w:t>7.1.03</w:t>
            </w:r>
          </w:p>
        </w:tc>
        <w:tc>
          <w:tcPr>
            <w:tcW w:w="8005" w:type="dxa"/>
            <w:hideMark/>
          </w:tcPr>
          <w:p w14:paraId="52D9FF76" w14:textId="6B4948DF" w:rsidR="00B9611E" w:rsidRPr="00B711D2" w:rsidRDefault="00B9611E" w:rsidP="00250134">
            <w:pPr>
              <w:jc w:val="left"/>
            </w:pPr>
            <w:r w:rsidRPr="00B711D2">
              <w:t>Users permanently locked out can be unlocked by</w:t>
            </w:r>
            <w:ins w:id="62" w:author="Author">
              <w:r w:rsidR="00D2190B">
                <w:t xml:space="preserve"> IIQ users with Capability such as</w:t>
              </w:r>
            </w:ins>
            <w:del w:id="63" w:author="Author">
              <w:r w:rsidRPr="00B711D2" w:rsidDel="00D2190B">
                <w:delText>:</w:delText>
              </w:r>
            </w:del>
            <w:ins w:id="64" w:author="Author">
              <w:r w:rsidR="00D2190B">
                <w:t xml:space="preserve"> –</w:t>
              </w:r>
            </w:ins>
            <w:r w:rsidRPr="00B711D2">
              <w:br/>
              <w:t xml:space="preserve">• Helpdesk, </w:t>
            </w:r>
            <w:r w:rsidRPr="00B711D2">
              <w:br/>
              <w:t xml:space="preserve">• </w:t>
            </w:r>
            <w:del w:id="65" w:author="Author">
              <w:r w:rsidRPr="00B711D2" w:rsidDel="00D2190B">
                <w:delText xml:space="preserve">Account </w:delText>
              </w:r>
            </w:del>
            <w:ins w:id="66" w:author="Author">
              <w:r w:rsidR="00D2190B">
                <w:t>System</w:t>
              </w:r>
              <w:r w:rsidR="00D2190B" w:rsidRPr="00B711D2">
                <w:t xml:space="preserve"> </w:t>
              </w:r>
            </w:ins>
            <w:r w:rsidRPr="00B711D2">
              <w:t>Administrators,</w:t>
            </w:r>
            <w:r w:rsidRPr="00B711D2">
              <w:br/>
              <w:t>• User’s manager.</w:t>
            </w:r>
          </w:p>
        </w:tc>
      </w:tr>
      <w:tr w:rsidR="00B9611E" w:rsidRPr="00B711D2" w14:paraId="7460F39B" w14:textId="77777777" w:rsidTr="00250134">
        <w:trPr>
          <w:trHeight w:val="1004"/>
        </w:trPr>
        <w:tc>
          <w:tcPr>
            <w:tcW w:w="1345" w:type="dxa"/>
            <w:hideMark/>
          </w:tcPr>
          <w:p w14:paraId="3D292CEF" w14:textId="77777777" w:rsidR="00B9611E" w:rsidRPr="00B711D2" w:rsidRDefault="00B9611E" w:rsidP="00250134">
            <w:pPr>
              <w:jc w:val="left"/>
            </w:pPr>
            <w:r w:rsidRPr="00B711D2">
              <w:t>7.1.08</w:t>
            </w:r>
          </w:p>
        </w:tc>
        <w:tc>
          <w:tcPr>
            <w:tcW w:w="8005" w:type="dxa"/>
            <w:hideMark/>
          </w:tcPr>
          <w:p w14:paraId="6FADAA08" w14:textId="7F7754B0" w:rsidR="00B9611E" w:rsidRPr="00B711D2" w:rsidRDefault="00B9611E" w:rsidP="00250134">
            <w:pPr>
              <w:jc w:val="left"/>
            </w:pPr>
            <w:r w:rsidRPr="00B711D2">
              <w:t xml:space="preserve">Users cannot register or reset passwords directly from the </w:t>
            </w:r>
            <w:del w:id="67" w:author="Author">
              <w:r w:rsidRPr="00B711D2" w:rsidDel="00663CC1">
                <w:delText>Internet  Remote</w:delText>
              </w:r>
            </w:del>
            <w:ins w:id="68" w:author="Author">
              <w:r w:rsidR="00663CC1" w:rsidRPr="00B711D2">
                <w:t>Internet Remote</w:t>
              </w:r>
            </w:ins>
            <w:r w:rsidRPr="00B711D2">
              <w:t xml:space="preserve"> network access must be employed to gain access to the registration </w:t>
            </w:r>
            <w:del w:id="69" w:author="Author">
              <w:r w:rsidRPr="00B711D2" w:rsidDel="009A69CF">
                <w:delText>and  self</w:delText>
              </w:r>
            </w:del>
            <w:ins w:id="70" w:author="Author">
              <w:r w:rsidR="009A69CF" w:rsidRPr="00B711D2">
                <w:t>and self</w:t>
              </w:r>
            </w:ins>
            <w:r w:rsidRPr="00B711D2">
              <w:t xml:space="preserve">-service password reset </w:t>
            </w:r>
            <w:commentRangeStart w:id="71"/>
            <w:r w:rsidRPr="00B711D2">
              <w:t>functionality</w:t>
            </w:r>
            <w:commentRangeEnd w:id="71"/>
            <w:r w:rsidR="00FC3BA8">
              <w:rPr>
                <w:rStyle w:val="CommentReference"/>
                <w:szCs w:val="20"/>
              </w:rPr>
              <w:commentReference w:id="71"/>
            </w:r>
          </w:p>
        </w:tc>
      </w:tr>
      <w:tr w:rsidR="00B9611E" w:rsidRPr="00B711D2" w14:paraId="5DF6EADA" w14:textId="77777777" w:rsidTr="00250134">
        <w:trPr>
          <w:trHeight w:val="1004"/>
        </w:trPr>
        <w:tc>
          <w:tcPr>
            <w:tcW w:w="1345" w:type="dxa"/>
            <w:hideMark/>
          </w:tcPr>
          <w:p w14:paraId="466E8781" w14:textId="77777777" w:rsidR="00B9611E" w:rsidRPr="00B711D2" w:rsidRDefault="00B9611E" w:rsidP="00250134">
            <w:pPr>
              <w:jc w:val="left"/>
            </w:pPr>
            <w:r w:rsidRPr="00B711D2">
              <w:t>7.1.09</w:t>
            </w:r>
          </w:p>
        </w:tc>
        <w:tc>
          <w:tcPr>
            <w:tcW w:w="8005" w:type="dxa"/>
            <w:hideMark/>
          </w:tcPr>
          <w:p w14:paraId="195145FE" w14:textId="77777777" w:rsidR="00B9611E" w:rsidRPr="00B711D2" w:rsidRDefault="00B9611E" w:rsidP="00250134">
            <w:pPr>
              <w:jc w:val="left"/>
            </w:pPr>
            <w:r w:rsidRPr="00B711D2">
              <w:t>New users should be prompted and/or reminded regularly to perform the self-service registration until the registration process is completed.</w:t>
            </w:r>
          </w:p>
        </w:tc>
      </w:tr>
      <w:tr w:rsidR="00B9611E" w:rsidRPr="00B711D2" w14:paraId="2965CF2B" w14:textId="77777777" w:rsidTr="00250134">
        <w:trPr>
          <w:trHeight w:val="1004"/>
        </w:trPr>
        <w:tc>
          <w:tcPr>
            <w:tcW w:w="1345" w:type="dxa"/>
            <w:hideMark/>
          </w:tcPr>
          <w:p w14:paraId="649C9545" w14:textId="77777777" w:rsidR="00B9611E" w:rsidRPr="00B711D2" w:rsidRDefault="00B9611E" w:rsidP="00250134">
            <w:pPr>
              <w:jc w:val="left"/>
            </w:pPr>
            <w:r w:rsidRPr="00B711D2">
              <w:t>7.1.10</w:t>
            </w:r>
          </w:p>
        </w:tc>
        <w:tc>
          <w:tcPr>
            <w:tcW w:w="8005" w:type="dxa"/>
            <w:hideMark/>
          </w:tcPr>
          <w:p w14:paraId="66175D5E" w14:textId="77777777" w:rsidR="00B9611E" w:rsidRPr="00B711D2" w:rsidRDefault="00B9611E" w:rsidP="00250134">
            <w:pPr>
              <w:jc w:val="left"/>
            </w:pPr>
            <w:commentRangeStart w:id="72"/>
            <w:r w:rsidRPr="00B711D2">
              <w:t>VPN users need to receive an email notification when their password is about to expire</w:t>
            </w:r>
            <w:r w:rsidRPr="00B711D2">
              <w:br/>
              <w:t>• 10 days before</w:t>
            </w:r>
            <w:r w:rsidRPr="00B711D2">
              <w:br/>
              <w:t xml:space="preserve">• 5 days before </w:t>
            </w:r>
            <w:r w:rsidRPr="00B711D2">
              <w:br/>
              <w:t>• 1 day before</w:t>
            </w:r>
            <w:commentRangeEnd w:id="72"/>
            <w:r w:rsidR="004612AE">
              <w:rPr>
                <w:rStyle w:val="CommentReference"/>
                <w:szCs w:val="20"/>
              </w:rPr>
              <w:commentReference w:id="72"/>
            </w:r>
          </w:p>
        </w:tc>
      </w:tr>
      <w:tr w:rsidR="00B9611E" w:rsidRPr="00B711D2" w14:paraId="42733C90" w14:textId="77777777" w:rsidTr="00250134">
        <w:trPr>
          <w:trHeight w:val="1004"/>
        </w:trPr>
        <w:tc>
          <w:tcPr>
            <w:tcW w:w="1345" w:type="dxa"/>
            <w:hideMark/>
          </w:tcPr>
          <w:p w14:paraId="41C96D4D" w14:textId="77777777" w:rsidR="00B9611E" w:rsidRPr="00B711D2" w:rsidRDefault="00B9611E" w:rsidP="00250134">
            <w:pPr>
              <w:jc w:val="left"/>
            </w:pPr>
            <w:r w:rsidRPr="00B711D2">
              <w:t>7.1.11</w:t>
            </w:r>
          </w:p>
        </w:tc>
        <w:tc>
          <w:tcPr>
            <w:tcW w:w="8005" w:type="dxa"/>
            <w:hideMark/>
          </w:tcPr>
          <w:p w14:paraId="67730427" w14:textId="77777777" w:rsidR="00B9611E" w:rsidRPr="00B711D2" w:rsidRDefault="00B9611E" w:rsidP="00250134">
            <w:pPr>
              <w:jc w:val="left"/>
            </w:pPr>
            <w:r w:rsidRPr="00B711D2">
              <w:t>Passwords for AD and SAP personal accounts should be synchronized from the user's AD regular account (excluding the system accounts owned by that user such as service accounts and shared mailboxes, firefighter, etc.)</w:t>
            </w:r>
          </w:p>
        </w:tc>
      </w:tr>
      <w:tr w:rsidR="00B9611E" w:rsidRPr="00B711D2" w14:paraId="647ED6AC" w14:textId="77777777" w:rsidTr="00250134">
        <w:trPr>
          <w:trHeight w:val="1004"/>
        </w:trPr>
        <w:tc>
          <w:tcPr>
            <w:tcW w:w="1345" w:type="dxa"/>
            <w:hideMark/>
          </w:tcPr>
          <w:p w14:paraId="59E72578" w14:textId="77777777" w:rsidR="00B9611E" w:rsidRPr="00B711D2" w:rsidRDefault="00B9611E" w:rsidP="00250134">
            <w:pPr>
              <w:jc w:val="left"/>
            </w:pPr>
            <w:r w:rsidRPr="00B711D2">
              <w:lastRenderedPageBreak/>
              <w:t>7.1.12</w:t>
            </w:r>
          </w:p>
        </w:tc>
        <w:tc>
          <w:tcPr>
            <w:tcW w:w="8005" w:type="dxa"/>
            <w:hideMark/>
          </w:tcPr>
          <w:p w14:paraId="13955F89" w14:textId="1776BDC9" w:rsidR="00B9611E" w:rsidRPr="00B711D2" w:rsidRDefault="00B9611E" w:rsidP="00250134">
            <w:pPr>
              <w:jc w:val="left"/>
            </w:pPr>
            <w:r w:rsidRPr="00B711D2">
              <w:t xml:space="preserve">After </w:t>
            </w:r>
            <w:del w:id="73" w:author="Author">
              <w:r w:rsidRPr="00B711D2" w:rsidDel="00B431EA">
                <w:delText>an  assisted</w:delText>
              </w:r>
            </w:del>
            <w:ins w:id="74" w:author="Author">
              <w:r w:rsidR="00B431EA" w:rsidRPr="00B711D2">
                <w:t>an assisted</w:t>
              </w:r>
            </w:ins>
            <w:r w:rsidRPr="00B711D2">
              <w:t xml:space="preserve"> password reset, by the service desk or administrators the user will be forces to change their password on the next login.</w:t>
            </w:r>
          </w:p>
        </w:tc>
      </w:tr>
      <w:tr w:rsidR="00B9611E" w:rsidRPr="00B711D2" w14:paraId="46634D02" w14:textId="77777777" w:rsidTr="00250134">
        <w:trPr>
          <w:trHeight w:val="1004"/>
        </w:trPr>
        <w:tc>
          <w:tcPr>
            <w:tcW w:w="1345" w:type="dxa"/>
            <w:hideMark/>
          </w:tcPr>
          <w:p w14:paraId="70FE5E65" w14:textId="77777777" w:rsidR="00B9611E" w:rsidRPr="00B711D2" w:rsidRDefault="00B9611E" w:rsidP="00250134">
            <w:pPr>
              <w:jc w:val="left"/>
            </w:pPr>
            <w:r w:rsidRPr="00B711D2">
              <w:t>7.1.13</w:t>
            </w:r>
          </w:p>
        </w:tc>
        <w:tc>
          <w:tcPr>
            <w:tcW w:w="8005" w:type="dxa"/>
            <w:hideMark/>
          </w:tcPr>
          <w:p w14:paraId="697847B1" w14:textId="77777777" w:rsidR="00B9611E" w:rsidRPr="00B711D2" w:rsidRDefault="00B9611E" w:rsidP="00250134">
            <w:pPr>
              <w:jc w:val="left"/>
            </w:pPr>
            <w:r w:rsidRPr="00B711D2">
              <w:t xml:space="preserve">Users will reset their password through the </w:t>
            </w:r>
            <w:proofErr w:type="spellStart"/>
            <w:r w:rsidRPr="00B711D2">
              <w:t>IdM</w:t>
            </w:r>
            <w:proofErr w:type="spellEnd"/>
            <w:r w:rsidRPr="00B711D2">
              <w:t xml:space="preserve"> portal or through the Windows </w:t>
            </w:r>
            <w:proofErr w:type="spellStart"/>
            <w:r w:rsidRPr="00B711D2">
              <w:t>Ctr+Alt+Delt</w:t>
            </w:r>
            <w:proofErr w:type="spellEnd"/>
            <w:r w:rsidRPr="00B711D2">
              <w:t xml:space="preserve"> interface</w:t>
            </w:r>
          </w:p>
        </w:tc>
      </w:tr>
      <w:tr w:rsidR="00B9611E" w:rsidRPr="00B711D2" w14:paraId="413ACEF4" w14:textId="77777777" w:rsidTr="00250134">
        <w:trPr>
          <w:trHeight w:val="1004"/>
        </w:trPr>
        <w:tc>
          <w:tcPr>
            <w:tcW w:w="1345" w:type="dxa"/>
            <w:hideMark/>
          </w:tcPr>
          <w:p w14:paraId="6A8E1B4B" w14:textId="77777777" w:rsidR="00B9611E" w:rsidRPr="00B711D2" w:rsidRDefault="00B9611E" w:rsidP="00250134">
            <w:pPr>
              <w:jc w:val="left"/>
            </w:pPr>
            <w:r w:rsidRPr="00B711D2">
              <w:t>7.1.14</w:t>
            </w:r>
          </w:p>
        </w:tc>
        <w:tc>
          <w:tcPr>
            <w:tcW w:w="8005" w:type="dxa"/>
            <w:hideMark/>
          </w:tcPr>
          <w:p w14:paraId="68B9F6B8" w14:textId="77777777" w:rsidR="00B9611E" w:rsidRPr="00B711D2" w:rsidRDefault="00B9611E" w:rsidP="00250134">
            <w:pPr>
              <w:jc w:val="left"/>
            </w:pPr>
            <w:r w:rsidRPr="00B711D2">
              <w:t>During registration, questions are displayed to the user for the purpose of validating the user for password resets.</w:t>
            </w:r>
          </w:p>
        </w:tc>
      </w:tr>
      <w:tr w:rsidR="00B9611E" w:rsidRPr="00B711D2" w14:paraId="08E6C494" w14:textId="77777777" w:rsidTr="00250134">
        <w:trPr>
          <w:trHeight w:val="1004"/>
        </w:trPr>
        <w:tc>
          <w:tcPr>
            <w:tcW w:w="1345" w:type="dxa"/>
            <w:hideMark/>
          </w:tcPr>
          <w:p w14:paraId="082245E1" w14:textId="77777777" w:rsidR="00B9611E" w:rsidRPr="00B711D2" w:rsidRDefault="00B9611E" w:rsidP="00250134">
            <w:pPr>
              <w:jc w:val="left"/>
            </w:pPr>
            <w:r w:rsidRPr="00B711D2">
              <w:t>7.1.15</w:t>
            </w:r>
          </w:p>
        </w:tc>
        <w:tc>
          <w:tcPr>
            <w:tcW w:w="8005" w:type="dxa"/>
            <w:hideMark/>
          </w:tcPr>
          <w:p w14:paraId="25DF770C" w14:textId="77777777" w:rsidR="00B9611E" w:rsidRPr="00B711D2" w:rsidRDefault="00B9611E" w:rsidP="00250134">
            <w:pPr>
              <w:jc w:val="left"/>
            </w:pPr>
            <w:r w:rsidRPr="00B711D2">
              <w:t>The user must answer 5 questions in order to register. (User can change their questions/answers at a future date if they re-register.)</w:t>
            </w:r>
          </w:p>
        </w:tc>
      </w:tr>
      <w:tr w:rsidR="00B9611E" w:rsidRPr="00B711D2" w14:paraId="77C8CC23" w14:textId="77777777" w:rsidTr="00250134">
        <w:trPr>
          <w:trHeight w:val="1004"/>
        </w:trPr>
        <w:tc>
          <w:tcPr>
            <w:tcW w:w="1345" w:type="dxa"/>
            <w:hideMark/>
          </w:tcPr>
          <w:p w14:paraId="1810249B" w14:textId="77777777" w:rsidR="00B9611E" w:rsidRPr="00B711D2" w:rsidRDefault="00B9611E" w:rsidP="00250134">
            <w:pPr>
              <w:jc w:val="left"/>
            </w:pPr>
            <w:r w:rsidRPr="00B711D2">
              <w:t>7.1.16</w:t>
            </w:r>
          </w:p>
        </w:tc>
        <w:tc>
          <w:tcPr>
            <w:tcW w:w="8005" w:type="dxa"/>
            <w:hideMark/>
          </w:tcPr>
          <w:p w14:paraId="3E5902AF" w14:textId="77777777" w:rsidR="00B9611E" w:rsidRPr="00B711D2" w:rsidRDefault="00B9611E" w:rsidP="00250134">
            <w:pPr>
              <w:jc w:val="left"/>
            </w:pPr>
            <w:r w:rsidRPr="00B711D2">
              <w:t xml:space="preserve">Users must answer two questions from the five they have registered before their password will be reset. </w:t>
            </w:r>
          </w:p>
        </w:tc>
      </w:tr>
      <w:tr w:rsidR="00B9611E" w:rsidRPr="00B711D2" w14:paraId="1BE39B2C" w14:textId="77777777" w:rsidTr="00250134">
        <w:trPr>
          <w:trHeight w:val="1004"/>
        </w:trPr>
        <w:tc>
          <w:tcPr>
            <w:tcW w:w="1345" w:type="dxa"/>
            <w:hideMark/>
          </w:tcPr>
          <w:p w14:paraId="6D4C4F60" w14:textId="77777777" w:rsidR="00B9611E" w:rsidRPr="00B711D2" w:rsidRDefault="00B9611E" w:rsidP="00250134">
            <w:pPr>
              <w:jc w:val="left"/>
            </w:pPr>
            <w:r w:rsidRPr="00B711D2">
              <w:t>7.1.17</w:t>
            </w:r>
          </w:p>
        </w:tc>
        <w:tc>
          <w:tcPr>
            <w:tcW w:w="8005" w:type="dxa"/>
            <w:hideMark/>
          </w:tcPr>
          <w:p w14:paraId="238E0F09" w14:textId="77777777" w:rsidR="00B9611E" w:rsidRPr="00B711D2" w:rsidRDefault="00B9611E" w:rsidP="00250134">
            <w:pPr>
              <w:jc w:val="left"/>
            </w:pPr>
            <w:r w:rsidRPr="00B711D2">
              <w:t xml:space="preserve">Registration questions must not allow the same answer to multiple questions. </w:t>
            </w:r>
          </w:p>
        </w:tc>
      </w:tr>
      <w:tr w:rsidR="00B9611E" w:rsidRPr="00B711D2" w14:paraId="12F39C8C" w14:textId="77777777" w:rsidTr="00250134">
        <w:trPr>
          <w:trHeight w:val="1004"/>
        </w:trPr>
        <w:tc>
          <w:tcPr>
            <w:tcW w:w="1345" w:type="dxa"/>
            <w:hideMark/>
          </w:tcPr>
          <w:p w14:paraId="05C4A4BB" w14:textId="77777777" w:rsidR="00B9611E" w:rsidRPr="00B711D2" w:rsidRDefault="00B9611E" w:rsidP="00250134">
            <w:pPr>
              <w:jc w:val="left"/>
            </w:pPr>
            <w:r w:rsidRPr="00B711D2">
              <w:t>7.1.18</w:t>
            </w:r>
          </w:p>
        </w:tc>
        <w:tc>
          <w:tcPr>
            <w:tcW w:w="8005" w:type="dxa"/>
            <w:hideMark/>
          </w:tcPr>
          <w:p w14:paraId="63F040D2" w14:textId="37F1D2C6" w:rsidR="00B9611E" w:rsidRPr="00B711D2" w:rsidRDefault="00B9611E" w:rsidP="00250134">
            <w:pPr>
              <w:jc w:val="left"/>
            </w:pPr>
            <w:r w:rsidRPr="00B711D2">
              <w:t xml:space="preserve">The answers to the registration questions must be between three and fifty </w:t>
            </w:r>
            <w:del w:id="75" w:author="Author">
              <w:r w:rsidRPr="00B711D2" w:rsidDel="001B5D13">
                <w:delText>characters  (</w:delText>
              </w:r>
            </w:del>
            <w:ins w:id="76" w:author="Author">
              <w:r w:rsidR="001B5D13" w:rsidRPr="00B711D2">
                <w:t>characters (</w:t>
              </w:r>
            </w:ins>
            <w:r w:rsidRPr="00B711D2">
              <w:t>3-50 characters).</w:t>
            </w:r>
          </w:p>
        </w:tc>
      </w:tr>
      <w:tr w:rsidR="00B9611E" w:rsidRPr="00B711D2" w14:paraId="46BB6A6E" w14:textId="77777777" w:rsidTr="00250134">
        <w:trPr>
          <w:trHeight w:val="1004"/>
        </w:trPr>
        <w:tc>
          <w:tcPr>
            <w:tcW w:w="1345" w:type="dxa"/>
            <w:hideMark/>
          </w:tcPr>
          <w:p w14:paraId="26C95BB0" w14:textId="77777777" w:rsidR="00B9611E" w:rsidRPr="00B711D2" w:rsidRDefault="00B9611E" w:rsidP="00250134">
            <w:pPr>
              <w:jc w:val="left"/>
            </w:pPr>
            <w:r w:rsidRPr="00B711D2">
              <w:t>7.1.19</w:t>
            </w:r>
          </w:p>
        </w:tc>
        <w:tc>
          <w:tcPr>
            <w:tcW w:w="8005" w:type="dxa"/>
            <w:hideMark/>
          </w:tcPr>
          <w:p w14:paraId="15CF2497" w14:textId="55B84691" w:rsidR="00B9611E" w:rsidRPr="00B711D2" w:rsidRDefault="00B9611E" w:rsidP="00250134">
            <w:pPr>
              <w:jc w:val="left"/>
            </w:pPr>
            <w:r w:rsidRPr="00B711D2">
              <w:t xml:space="preserve">Users </w:t>
            </w:r>
            <w:del w:id="77" w:author="Author">
              <w:r w:rsidRPr="00B711D2" w:rsidDel="00D51E48">
                <w:delText xml:space="preserve">should </w:delText>
              </w:r>
            </w:del>
            <w:ins w:id="78" w:author="Author">
              <w:r w:rsidR="00D51E48">
                <w:t>will</w:t>
              </w:r>
              <w:r w:rsidR="00D51E48" w:rsidRPr="00B711D2">
                <w:t xml:space="preserve"> </w:t>
              </w:r>
            </w:ins>
            <w:r w:rsidRPr="00B711D2">
              <w:t>be temporarily locked out for 5 minutes after answering security questions incorrectly 2 times.</w:t>
            </w:r>
          </w:p>
        </w:tc>
      </w:tr>
      <w:tr w:rsidR="00B9611E" w:rsidRPr="00B711D2" w14:paraId="77C072EF" w14:textId="77777777" w:rsidTr="00250134">
        <w:trPr>
          <w:trHeight w:val="1004"/>
        </w:trPr>
        <w:tc>
          <w:tcPr>
            <w:tcW w:w="1345" w:type="dxa"/>
            <w:hideMark/>
          </w:tcPr>
          <w:p w14:paraId="1EEED2EF" w14:textId="77777777" w:rsidR="00B9611E" w:rsidRPr="00B711D2" w:rsidRDefault="00B9611E" w:rsidP="00250134">
            <w:pPr>
              <w:jc w:val="left"/>
            </w:pPr>
            <w:r w:rsidRPr="00B711D2">
              <w:t>7.1.20</w:t>
            </w:r>
          </w:p>
        </w:tc>
        <w:tc>
          <w:tcPr>
            <w:tcW w:w="8005" w:type="dxa"/>
            <w:hideMark/>
          </w:tcPr>
          <w:p w14:paraId="4B1ECD8D" w14:textId="7AC166F0" w:rsidR="00B9611E" w:rsidRPr="00B711D2" w:rsidRDefault="00B9611E" w:rsidP="00250134">
            <w:pPr>
              <w:jc w:val="left"/>
            </w:pPr>
            <w:r w:rsidRPr="00B711D2">
              <w:t>On first logon of a newly created user account</w:t>
            </w:r>
            <w:ins w:id="79" w:author="Author">
              <w:r w:rsidR="006D758D">
                <w:t>,</w:t>
              </w:r>
            </w:ins>
            <w:r w:rsidRPr="00B711D2">
              <w:t xml:space="preserve"> the user is required to do a password reset. </w:t>
            </w:r>
          </w:p>
        </w:tc>
      </w:tr>
      <w:tr w:rsidR="00B9611E" w:rsidRPr="00B711D2" w14:paraId="3F562CBE" w14:textId="77777777" w:rsidTr="00250134">
        <w:trPr>
          <w:trHeight w:val="1004"/>
        </w:trPr>
        <w:tc>
          <w:tcPr>
            <w:tcW w:w="1345" w:type="dxa"/>
            <w:noWrap/>
            <w:hideMark/>
          </w:tcPr>
          <w:p w14:paraId="2D063D6D" w14:textId="77777777" w:rsidR="00B9611E" w:rsidRPr="00B711D2" w:rsidRDefault="00B9611E" w:rsidP="00250134">
            <w:pPr>
              <w:jc w:val="left"/>
            </w:pPr>
            <w:r w:rsidRPr="00B711D2">
              <w:t>NEW</w:t>
            </w:r>
          </w:p>
        </w:tc>
        <w:tc>
          <w:tcPr>
            <w:tcW w:w="8005" w:type="dxa"/>
            <w:hideMark/>
          </w:tcPr>
          <w:p w14:paraId="636F4926" w14:textId="77777777" w:rsidR="00B9611E" w:rsidRPr="00B711D2" w:rsidRDefault="00B9611E" w:rsidP="00250134">
            <w:pPr>
              <w:jc w:val="left"/>
            </w:pPr>
            <w:commentRangeStart w:id="80"/>
            <w:r w:rsidRPr="00B711D2">
              <w:t xml:space="preserve">Ability to generate a standard security word/date or send to end user (and/or manager). </w:t>
            </w:r>
            <w:commentRangeEnd w:id="80"/>
            <w:r w:rsidR="00D2561A">
              <w:rPr>
                <w:rStyle w:val="CommentReference"/>
                <w:szCs w:val="20"/>
              </w:rPr>
              <w:commentReference w:id="80"/>
            </w:r>
          </w:p>
        </w:tc>
      </w:tr>
      <w:tr w:rsidR="00B9611E" w:rsidRPr="00B711D2" w14:paraId="18A4F2DD" w14:textId="77777777" w:rsidTr="00250134">
        <w:trPr>
          <w:trHeight w:val="1004"/>
        </w:trPr>
        <w:tc>
          <w:tcPr>
            <w:tcW w:w="1345" w:type="dxa"/>
            <w:noWrap/>
            <w:hideMark/>
          </w:tcPr>
          <w:p w14:paraId="67FF4B1D" w14:textId="77777777" w:rsidR="00B9611E" w:rsidRPr="00B711D2" w:rsidRDefault="00B9611E" w:rsidP="00250134">
            <w:pPr>
              <w:jc w:val="left"/>
            </w:pPr>
            <w:r w:rsidRPr="00B711D2">
              <w:t> </w:t>
            </w:r>
          </w:p>
        </w:tc>
        <w:tc>
          <w:tcPr>
            <w:tcW w:w="8005" w:type="dxa"/>
            <w:hideMark/>
          </w:tcPr>
          <w:p w14:paraId="47F18C6C" w14:textId="77777777" w:rsidR="00B9611E" w:rsidRPr="00B711D2" w:rsidRDefault="00B9611E" w:rsidP="00250134">
            <w:pPr>
              <w:jc w:val="left"/>
              <w:rPr>
                <w:b/>
                <w:bCs/>
              </w:rPr>
            </w:pPr>
            <w:r w:rsidRPr="00B711D2">
              <w:rPr>
                <w:b/>
                <w:bCs/>
              </w:rPr>
              <w:t>Password Management – Password Automation</w:t>
            </w:r>
          </w:p>
        </w:tc>
      </w:tr>
      <w:tr w:rsidR="00B9611E" w:rsidRPr="00B711D2" w14:paraId="35DF3248" w14:textId="77777777" w:rsidTr="00250134">
        <w:trPr>
          <w:trHeight w:val="1004"/>
        </w:trPr>
        <w:tc>
          <w:tcPr>
            <w:tcW w:w="1345" w:type="dxa"/>
            <w:noWrap/>
            <w:hideMark/>
          </w:tcPr>
          <w:p w14:paraId="0B05C3C8" w14:textId="77777777" w:rsidR="00B9611E" w:rsidRPr="00B711D2" w:rsidRDefault="00B9611E" w:rsidP="00250134">
            <w:pPr>
              <w:jc w:val="left"/>
            </w:pPr>
            <w:r w:rsidRPr="00B711D2">
              <w:t> </w:t>
            </w:r>
          </w:p>
        </w:tc>
        <w:tc>
          <w:tcPr>
            <w:tcW w:w="8005" w:type="dxa"/>
            <w:hideMark/>
          </w:tcPr>
          <w:p w14:paraId="6F352542" w14:textId="05E9C7DB" w:rsidR="004F7F5A" w:rsidRDefault="004F7F5A" w:rsidP="00250134">
            <w:pPr>
              <w:jc w:val="left"/>
              <w:rPr>
                <w:ins w:id="81" w:author="Author"/>
              </w:rPr>
            </w:pPr>
            <w:ins w:id="82" w:author="Author">
              <w:r>
                <w:t xml:space="preserve">SailPoint Desktop Password Reset MSI needs to be installed in every </w:t>
              </w:r>
              <w:proofErr w:type="gramStart"/>
              <w:r>
                <w:t>users</w:t>
              </w:r>
              <w:proofErr w:type="gramEnd"/>
              <w:r>
                <w:t xml:space="preserve"> workstations to facilitate desktop password reset in case of account lock-out or forgot password. </w:t>
              </w:r>
            </w:ins>
          </w:p>
          <w:p w14:paraId="75B33C10" w14:textId="77777777" w:rsidR="00B9611E" w:rsidRDefault="00B9611E" w:rsidP="00250134">
            <w:pPr>
              <w:jc w:val="left"/>
              <w:rPr>
                <w:ins w:id="83" w:author="Author"/>
              </w:rPr>
            </w:pPr>
            <w:del w:id="84" w:author="Author">
              <w:r w:rsidRPr="00B711D2" w:rsidDel="004F7F5A">
                <w:delText>Support for workstation lockout scenario (i.e., Jane Doe can’t log in to local workstation because she forgot her password; describe in detail how your solution will allow Jane to perform self-service lost password recovery without calling the Help Desk)</w:delText>
              </w:r>
            </w:del>
          </w:p>
          <w:p w14:paraId="77348BAC" w14:textId="4354F99E" w:rsidR="004F7F5A" w:rsidRPr="00B711D2" w:rsidRDefault="004F7F5A" w:rsidP="00250134">
            <w:pPr>
              <w:jc w:val="left"/>
            </w:pPr>
            <w:ins w:id="85" w:author="Author">
              <w:r>
                <w:t xml:space="preserve">If the user forgets password, at the time of logging in to desktop, under the Password field, Forgot Password link is what the user needs to click. Once it is clicked SailPoint </w:t>
              </w:r>
              <w:r>
                <w:lastRenderedPageBreak/>
                <w:t>application will launch to capture password reset question-answers and based on the user’s input it will enable user to reset the desktop password.</w:t>
              </w:r>
            </w:ins>
          </w:p>
        </w:tc>
      </w:tr>
    </w:tbl>
    <w:p w14:paraId="4E98C41B" w14:textId="77777777" w:rsidR="00B9611E" w:rsidRDefault="00B9611E" w:rsidP="00B9611E"/>
    <w:p w14:paraId="556C60DA" w14:textId="39CC5F1E" w:rsidR="00B9611E" w:rsidRDefault="00B9611E" w:rsidP="000F722C">
      <w:pPr>
        <w:suppressAutoHyphens/>
        <w:rPr>
          <w:rFonts w:ascii="Arial" w:hAnsi="Arial" w:cs="Arial"/>
          <w:iCs/>
          <w:sz w:val="20"/>
          <w:szCs w:val="20"/>
        </w:rPr>
      </w:pPr>
    </w:p>
    <w:p w14:paraId="7069C628" w14:textId="24E3D894" w:rsidR="00B9611E" w:rsidRDefault="00B9611E" w:rsidP="000F722C">
      <w:pPr>
        <w:suppressAutoHyphens/>
        <w:rPr>
          <w:rFonts w:ascii="Arial" w:hAnsi="Arial" w:cs="Arial"/>
          <w:iCs/>
          <w:sz w:val="20"/>
          <w:szCs w:val="20"/>
        </w:rPr>
      </w:pPr>
    </w:p>
    <w:p w14:paraId="53F87CE8" w14:textId="7EDCB3A2" w:rsidR="00B9611E" w:rsidRDefault="00B9611E" w:rsidP="000F722C">
      <w:pPr>
        <w:suppressAutoHyphens/>
        <w:rPr>
          <w:rFonts w:ascii="Arial" w:hAnsi="Arial" w:cs="Arial"/>
          <w:iCs/>
          <w:sz w:val="20"/>
          <w:szCs w:val="20"/>
        </w:rPr>
      </w:pPr>
    </w:p>
    <w:p w14:paraId="73E44882" w14:textId="77777777" w:rsidR="00B9611E" w:rsidRPr="00B74D11" w:rsidRDefault="00B9611E" w:rsidP="000F722C">
      <w:pPr>
        <w:suppressAutoHyphens/>
        <w:rPr>
          <w:rFonts w:ascii="Arial" w:hAnsi="Arial" w:cs="Arial"/>
          <w:iCs/>
          <w:sz w:val="20"/>
          <w:szCs w:val="20"/>
        </w:rPr>
      </w:pPr>
    </w:p>
    <w:p w14:paraId="1A765A76" w14:textId="08A7CA0A" w:rsidR="0055544C" w:rsidRDefault="0055544C" w:rsidP="000F722C">
      <w:pPr>
        <w:suppressAutoHyphens/>
        <w:rPr>
          <w:rFonts w:ascii="Arial" w:hAnsi="Arial" w:cs="Arial"/>
          <w:iCs/>
          <w:sz w:val="20"/>
          <w:szCs w:val="20"/>
        </w:rPr>
      </w:pPr>
    </w:p>
    <w:p w14:paraId="27FE8C0B" w14:textId="1D187178" w:rsidR="00A148FD" w:rsidRPr="00A148FD" w:rsidRDefault="00A148FD" w:rsidP="00A148FD">
      <w:pPr>
        <w:rPr>
          <w:b/>
          <w:sz w:val="28"/>
        </w:rPr>
      </w:pPr>
      <w:r w:rsidRPr="00A148FD">
        <w:rPr>
          <w:b/>
          <w:sz w:val="28"/>
        </w:rPr>
        <w:t>Workflow\Provisioning Requirements:</w:t>
      </w:r>
    </w:p>
    <w:p w14:paraId="4DC5C729" w14:textId="23532001" w:rsidR="00A148FD" w:rsidRDefault="00A148FD" w:rsidP="000F722C">
      <w:pPr>
        <w:suppressAutoHyphens/>
        <w:rPr>
          <w:rFonts w:ascii="Arial" w:hAnsi="Arial" w:cs="Arial"/>
          <w:iCs/>
          <w:sz w:val="20"/>
          <w:szCs w:val="20"/>
        </w:rPr>
      </w:pPr>
    </w:p>
    <w:p w14:paraId="46FF817B" w14:textId="432E848D" w:rsidR="00F717DD" w:rsidRDefault="00F717DD" w:rsidP="000F722C">
      <w:pPr>
        <w:suppressAutoHyphens/>
        <w:rPr>
          <w:rFonts w:ascii="Arial" w:hAnsi="Arial" w:cs="Arial"/>
          <w:iCs/>
          <w:sz w:val="20"/>
          <w:szCs w:val="20"/>
        </w:rPr>
      </w:pPr>
      <w:r>
        <w:rPr>
          <w:rFonts w:ascii="Arial" w:hAnsi="Arial" w:cs="Arial"/>
          <w:iCs/>
          <w:sz w:val="20"/>
          <w:szCs w:val="20"/>
        </w:rPr>
        <w:t xml:space="preserve">Access requests require 2 level of approval: HR Manager and Application Owner. </w:t>
      </w:r>
    </w:p>
    <w:p w14:paraId="066D1F36" w14:textId="77777777" w:rsidR="00F717DD" w:rsidRDefault="00F717DD" w:rsidP="000F722C">
      <w:pPr>
        <w:suppressAutoHyphens/>
        <w:rPr>
          <w:rFonts w:ascii="Arial" w:hAnsi="Arial" w:cs="Arial"/>
          <w:iCs/>
          <w:sz w:val="20"/>
          <w:szCs w:val="20"/>
        </w:rPr>
      </w:pPr>
    </w:p>
    <w:p w14:paraId="18EC55F7" w14:textId="77777777" w:rsidR="00A148FD" w:rsidRDefault="00A148FD" w:rsidP="00A148FD"/>
    <w:tbl>
      <w:tblPr>
        <w:tblStyle w:val="TableGrid"/>
        <w:tblW w:w="0" w:type="auto"/>
        <w:tblLook w:val="04A0" w:firstRow="1" w:lastRow="0" w:firstColumn="1" w:lastColumn="0" w:noHBand="0" w:noVBand="1"/>
      </w:tblPr>
      <w:tblGrid>
        <w:gridCol w:w="1345"/>
        <w:gridCol w:w="8005"/>
      </w:tblGrid>
      <w:tr w:rsidR="00A148FD" w:rsidRPr="00B711D2" w14:paraId="224A1CDD" w14:textId="77777777" w:rsidTr="00250134">
        <w:trPr>
          <w:trHeight w:val="1004"/>
        </w:trPr>
        <w:tc>
          <w:tcPr>
            <w:tcW w:w="1345" w:type="dxa"/>
            <w:noWrap/>
            <w:hideMark/>
          </w:tcPr>
          <w:p w14:paraId="3DAA9A01" w14:textId="77777777" w:rsidR="00A148FD" w:rsidRPr="00B711D2" w:rsidRDefault="00A148FD" w:rsidP="00250134">
            <w:pPr>
              <w:jc w:val="left"/>
            </w:pPr>
            <w:r w:rsidRPr="00B711D2">
              <w:t> </w:t>
            </w:r>
          </w:p>
        </w:tc>
        <w:tc>
          <w:tcPr>
            <w:tcW w:w="8005" w:type="dxa"/>
            <w:hideMark/>
          </w:tcPr>
          <w:p w14:paraId="54E2F7D2" w14:textId="77777777" w:rsidR="00A148FD" w:rsidRPr="00B711D2" w:rsidRDefault="00A148FD" w:rsidP="00250134">
            <w:pPr>
              <w:jc w:val="left"/>
              <w:rPr>
                <w:b/>
                <w:bCs/>
              </w:rPr>
            </w:pPr>
            <w:r w:rsidRPr="00B711D2">
              <w:rPr>
                <w:b/>
                <w:bCs/>
              </w:rPr>
              <w:t>Resource Provisioning – Workflow &amp; Automation</w:t>
            </w:r>
          </w:p>
        </w:tc>
      </w:tr>
      <w:tr w:rsidR="00A148FD" w:rsidRPr="00B711D2" w14:paraId="6EAE0FD3" w14:textId="77777777" w:rsidTr="00250134">
        <w:trPr>
          <w:trHeight w:val="1004"/>
        </w:trPr>
        <w:tc>
          <w:tcPr>
            <w:tcW w:w="1345" w:type="dxa"/>
            <w:noWrap/>
            <w:hideMark/>
          </w:tcPr>
          <w:p w14:paraId="10422181" w14:textId="77777777" w:rsidR="00A148FD" w:rsidRPr="00B711D2" w:rsidRDefault="00A148FD" w:rsidP="00250134">
            <w:pPr>
              <w:jc w:val="left"/>
            </w:pPr>
            <w:r w:rsidRPr="00B711D2">
              <w:t> </w:t>
            </w:r>
          </w:p>
        </w:tc>
        <w:tc>
          <w:tcPr>
            <w:tcW w:w="8005" w:type="dxa"/>
            <w:hideMark/>
          </w:tcPr>
          <w:p w14:paraId="540C15D3" w14:textId="523058A6" w:rsidR="00A148FD" w:rsidRPr="00B711D2" w:rsidRDefault="009641B7" w:rsidP="00250134">
            <w:pPr>
              <w:jc w:val="left"/>
            </w:pPr>
            <w:ins w:id="86" w:author="Author">
              <w:r>
                <w:t>Access request workflow status can be checked through the Access Request review page in IIQ. This page will only be available to the IIQ System Admins.</w:t>
              </w:r>
            </w:ins>
            <w:del w:id="87" w:author="Author">
              <w:r w:rsidR="00A148FD" w:rsidRPr="00B711D2" w:rsidDel="009641B7">
                <w:delText>GUI-based run-time view of workflow status by identity administrator, by identity subject (e.g., the person being administered) or by overall system administrator</w:delText>
              </w:r>
            </w:del>
            <w:r w:rsidR="00A148FD" w:rsidRPr="00B711D2">
              <w:t xml:space="preserve"> </w:t>
            </w:r>
          </w:p>
        </w:tc>
      </w:tr>
      <w:tr w:rsidR="00A148FD" w:rsidRPr="00B711D2" w14:paraId="44E6A0C6" w14:textId="77777777" w:rsidTr="00250134">
        <w:trPr>
          <w:trHeight w:val="1004"/>
        </w:trPr>
        <w:tc>
          <w:tcPr>
            <w:tcW w:w="1345" w:type="dxa"/>
            <w:noWrap/>
            <w:hideMark/>
          </w:tcPr>
          <w:p w14:paraId="26A1F921" w14:textId="77777777" w:rsidR="00A148FD" w:rsidRPr="00B711D2" w:rsidRDefault="00A148FD" w:rsidP="00250134">
            <w:pPr>
              <w:jc w:val="left"/>
            </w:pPr>
            <w:r w:rsidRPr="00B711D2">
              <w:t> </w:t>
            </w:r>
          </w:p>
        </w:tc>
        <w:tc>
          <w:tcPr>
            <w:tcW w:w="8005" w:type="dxa"/>
            <w:hideMark/>
          </w:tcPr>
          <w:p w14:paraId="2EDF3AFC" w14:textId="4AE11714" w:rsidR="00A148FD" w:rsidRPr="00B711D2" w:rsidRDefault="00AE58FE" w:rsidP="00250134">
            <w:pPr>
              <w:jc w:val="left"/>
            </w:pPr>
            <w:ins w:id="88" w:author="Author">
              <w:r>
                <w:t>Approver will require to authenticate first to login to IIQ and then he/she can access the inbox and perform the workflow activity.</w:t>
              </w:r>
            </w:ins>
            <w:del w:id="89" w:author="Author">
              <w:r w:rsidR="00A148FD" w:rsidRPr="00B711D2" w:rsidDel="00AE58FE">
                <w:delText>Approver must authenticate to the identity management system to access the workflow inbox and perform the workflow activity</w:delText>
              </w:r>
            </w:del>
          </w:p>
        </w:tc>
      </w:tr>
      <w:tr w:rsidR="00A148FD" w:rsidRPr="00B711D2" w14:paraId="172BE8FF" w14:textId="77777777" w:rsidTr="00250134">
        <w:trPr>
          <w:trHeight w:val="1004"/>
        </w:trPr>
        <w:tc>
          <w:tcPr>
            <w:tcW w:w="1345" w:type="dxa"/>
            <w:noWrap/>
            <w:hideMark/>
          </w:tcPr>
          <w:p w14:paraId="5EB2B3DB" w14:textId="77777777" w:rsidR="00A148FD" w:rsidRPr="00B711D2" w:rsidRDefault="00A148FD" w:rsidP="00250134">
            <w:pPr>
              <w:jc w:val="left"/>
            </w:pPr>
            <w:r w:rsidRPr="00B711D2">
              <w:t> </w:t>
            </w:r>
          </w:p>
        </w:tc>
        <w:tc>
          <w:tcPr>
            <w:tcW w:w="8005" w:type="dxa"/>
            <w:hideMark/>
          </w:tcPr>
          <w:p w14:paraId="08AAAFEE" w14:textId="489C3D36" w:rsidR="00A148FD" w:rsidRPr="00B711D2" w:rsidRDefault="00FD13E1" w:rsidP="00250134">
            <w:pPr>
              <w:jc w:val="left"/>
            </w:pPr>
            <w:ins w:id="90" w:author="Author">
              <w:r>
                <w:t>IIQ will be configured to trigger email notifications after various task completions, such as aggregation, refresh identities etc.</w:t>
              </w:r>
            </w:ins>
            <w:del w:id="91" w:author="Author">
              <w:r w:rsidR="00A148FD" w:rsidRPr="00B711D2" w:rsidDel="00FD13E1">
                <w:delText>Support email notifications to specific accounts or groups of accounts for certain activities performed by the identity management system</w:delText>
              </w:r>
            </w:del>
          </w:p>
        </w:tc>
      </w:tr>
      <w:tr w:rsidR="00A148FD" w:rsidRPr="00B711D2" w14:paraId="167B3ACC" w14:textId="77777777" w:rsidTr="00250134">
        <w:trPr>
          <w:trHeight w:val="1004"/>
        </w:trPr>
        <w:tc>
          <w:tcPr>
            <w:tcW w:w="1345" w:type="dxa"/>
            <w:noWrap/>
            <w:hideMark/>
          </w:tcPr>
          <w:p w14:paraId="0A964692" w14:textId="77777777" w:rsidR="00A148FD" w:rsidRPr="00B711D2" w:rsidRDefault="00A148FD" w:rsidP="00250134">
            <w:pPr>
              <w:jc w:val="left"/>
            </w:pPr>
            <w:r w:rsidRPr="00B711D2">
              <w:t> </w:t>
            </w:r>
          </w:p>
        </w:tc>
        <w:tc>
          <w:tcPr>
            <w:tcW w:w="8005" w:type="dxa"/>
            <w:hideMark/>
          </w:tcPr>
          <w:p w14:paraId="421E10E7" w14:textId="2AF9BE32" w:rsidR="00A148FD" w:rsidRPr="00B711D2" w:rsidRDefault="00A148FD" w:rsidP="00250134">
            <w:pPr>
              <w:jc w:val="left"/>
            </w:pPr>
            <w:del w:id="92" w:author="Author">
              <w:r w:rsidRPr="00B711D2" w:rsidDel="00D30336">
                <w:delText>Support for access request-driven workflow, initiated by administrator or authorized user action</w:delText>
              </w:r>
            </w:del>
            <w:ins w:id="93" w:author="Author">
              <w:r w:rsidR="00D30336">
                <w:t xml:space="preserve">Access request feature of the LCM module IIQ will be enabled and managers or System Admins or </w:t>
              </w:r>
              <w:proofErr w:type="spellStart"/>
              <w:r w:rsidR="00D30336">
                <w:t>HelpDesk</w:t>
              </w:r>
              <w:proofErr w:type="spellEnd"/>
              <w:r w:rsidR="00D30336">
                <w:t xml:space="preserve"> persons will be able to raise access request which will in turn kick off the LCM Provisioning workflow.</w:t>
              </w:r>
            </w:ins>
          </w:p>
        </w:tc>
      </w:tr>
      <w:tr w:rsidR="00A148FD" w:rsidRPr="00B711D2" w14:paraId="18F8FF50" w14:textId="77777777" w:rsidTr="00250134">
        <w:trPr>
          <w:trHeight w:val="1004"/>
        </w:trPr>
        <w:tc>
          <w:tcPr>
            <w:tcW w:w="1345" w:type="dxa"/>
            <w:noWrap/>
            <w:hideMark/>
          </w:tcPr>
          <w:p w14:paraId="108B6586" w14:textId="77777777" w:rsidR="00A148FD" w:rsidRPr="00B711D2" w:rsidRDefault="00A148FD" w:rsidP="00250134">
            <w:pPr>
              <w:jc w:val="left"/>
            </w:pPr>
            <w:r w:rsidRPr="00B711D2">
              <w:t> </w:t>
            </w:r>
          </w:p>
        </w:tc>
        <w:tc>
          <w:tcPr>
            <w:tcW w:w="8005" w:type="dxa"/>
            <w:hideMark/>
          </w:tcPr>
          <w:p w14:paraId="4EC28F1C" w14:textId="5FF1E47B" w:rsidR="00A148FD" w:rsidRPr="00B711D2" w:rsidRDefault="00D30336" w:rsidP="00250134">
            <w:pPr>
              <w:jc w:val="left"/>
            </w:pPr>
            <w:ins w:id="94" w:author="Author">
              <w:r>
                <w:t>Events need to be defined to for specific identity attribute change, so that, once that attribute gets updated IIQ will kick off dedicated workflow to perform required tasks.</w:t>
              </w:r>
            </w:ins>
            <w:del w:id="95" w:author="Author">
              <w:r w:rsidR="00A148FD" w:rsidRPr="00B711D2" w:rsidDel="00D30336">
                <w:delText>Support for event-driven workflow, initiated by change to information in authoritative source systems</w:delText>
              </w:r>
            </w:del>
          </w:p>
        </w:tc>
      </w:tr>
      <w:tr w:rsidR="00A148FD" w:rsidRPr="00B711D2" w14:paraId="3AEECF78" w14:textId="77777777" w:rsidTr="00250134">
        <w:trPr>
          <w:trHeight w:val="1004"/>
        </w:trPr>
        <w:tc>
          <w:tcPr>
            <w:tcW w:w="1345" w:type="dxa"/>
            <w:noWrap/>
            <w:hideMark/>
          </w:tcPr>
          <w:p w14:paraId="2367673F" w14:textId="77777777" w:rsidR="00A148FD" w:rsidRPr="00B711D2" w:rsidRDefault="00A148FD" w:rsidP="00250134">
            <w:pPr>
              <w:jc w:val="left"/>
            </w:pPr>
            <w:r w:rsidRPr="00B711D2">
              <w:t> </w:t>
            </w:r>
          </w:p>
        </w:tc>
        <w:tc>
          <w:tcPr>
            <w:tcW w:w="8005" w:type="dxa"/>
            <w:hideMark/>
          </w:tcPr>
          <w:p w14:paraId="50F0A4CB" w14:textId="1F7DBDCA" w:rsidR="00A148FD" w:rsidRPr="00B711D2" w:rsidRDefault="00F80029" w:rsidP="00250134">
            <w:pPr>
              <w:jc w:val="left"/>
            </w:pPr>
            <w:ins w:id="96" w:author="Author">
              <w:r>
                <w:t>Events need to be created in IIQ to facilitate Automated Account De-activation, by launching specific workflow. Workflow may or may not require approvals.</w:t>
              </w:r>
            </w:ins>
            <w:del w:id="97" w:author="Author">
              <w:r w:rsidR="00A148FD" w:rsidRPr="00B711D2" w:rsidDel="00F80029">
                <w:delText>Support for event-driven account de-activation (i.e., not deletion) with or without workflow approval</w:delText>
              </w:r>
            </w:del>
          </w:p>
        </w:tc>
      </w:tr>
      <w:tr w:rsidR="00A148FD" w:rsidRPr="00B711D2" w14:paraId="3838604F" w14:textId="77777777" w:rsidTr="00250134">
        <w:trPr>
          <w:trHeight w:val="1004"/>
        </w:trPr>
        <w:tc>
          <w:tcPr>
            <w:tcW w:w="1345" w:type="dxa"/>
            <w:noWrap/>
            <w:hideMark/>
          </w:tcPr>
          <w:p w14:paraId="769A129F" w14:textId="77777777" w:rsidR="00A148FD" w:rsidRPr="00B711D2" w:rsidRDefault="00A148FD" w:rsidP="00250134">
            <w:pPr>
              <w:jc w:val="left"/>
            </w:pPr>
            <w:r w:rsidRPr="00B711D2">
              <w:t> </w:t>
            </w:r>
          </w:p>
        </w:tc>
        <w:tc>
          <w:tcPr>
            <w:tcW w:w="8005" w:type="dxa"/>
            <w:hideMark/>
          </w:tcPr>
          <w:p w14:paraId="0FC94A69" w14:textId="506185A5" w:rsidR="00A148FD" w:rsidRPr="00B711D2" w:rsidRDefault="00F80029" w:rsidP="00250134">
            <w:pPr>
              <w:jc w:val="left"/>
            </w:pPr>
            <w:ins w:id="98" w:author="Author">
              <w:r>
                <w:t>Accounts can also be requested to be de-activated by the users having correct rights in IIQ.</w:t>
              </w:r>
            </w:ins>
            <w:del w:id="99" w:author="Author">
              <w:r w:rsidR="00A148FD" w:rsidRPr="00B711D2" w:rsidDel="00F80029">
                <w:delText>Support for request-driven account de-activation (i.e., not deletion) with or without workflow approval</w:delText>
              </w:r>
            </w:del>
          </w:p>
        </w:tc>
      </w:tr>
      <w:tr w:rsidR="00A148FD" w:rsidRPr="00B711D2" w14:paraId="2F857373" w14:textId="77777777" w:rsidTr="00250134">
        <w:trPr>
          <w:trHeight w:val="1004"/>
        </w:trPr>
        <w:tc>
          <w:tcPr>
            <w:tcW w:w="1345" w:type="dxa"/>
            <w:noWrap/>
            <w:hideMark/>
          </w:tcPr>
          <w:p w14:paraId="65D37915" w14:textId="77777777" w:rsidR="00A148FD" w:rsidRPr="00B711D2" w:rsidRDefault="00A148FD" w:rsidP="00250134">
            <w:pPr>
              <w:jc w:val="left"/>
            </w:pPr>
            <w:r w:rsidRPr="00B711D2">
              <w:lastRenderedPageBreak/>
              <w:t> </w:t>
            </w:r>
          </w:p>
        </w:tc>
        <w:tc>
          <w:tcPr>
            <w:tcW w:w="8005" w:type="dxa"/>
            <w:hideMark/>
          </w:tcPr>
          <w:p w14:paraId="583F6653" w14:textId="31852516" w:rsidR="00A148FD" w:rsidRDefault="00F80029" w:rsidP="00250134">
            <w:pPr>
              <w:jc w:val="left"/>
              <w:rPr>
                <w:ins w:id="100" w:author="Author"/>
              </w:rPr>
            </w:pPr>
            <w:ins w:id="101" w:author="Author">
              <w:r>
                <w:t>Leaver workflow need to be implemented in IIQ to facilitate the leaver process.</w:t>
              </w:r>
              <w:r w:rsidR="00090B6E">
                <w:t xml:space="preserve"> Leaver process will occur in two steps –</w:t>
              </w:r>
            </w:ins>
            <w:del w:id="102" w:author="Author">
              <w:r w:rsidR="00A148FD" w:rsidRPr="00B711D2" w:rsidDel="00F80029">
                <w:delText>Support both workflow for disabling and deletion of accounts in separate steps (e.g., configured 30-day ‘grace period’ between de-activation and deletion)</w:delText>
              </w:r>
            </w:del>
          </w:p>
          <w:p w14:paraId="55DDA9C2" w14:textId="09D00563" w:rsidR="00090B6E" w:rsidRDefault="00090B6E" w:rsidP="00090B6E">
            <w:pPr>
              <w:pStyle w:val="ListParagraph"/>
              <w:numPr>
                <w:ilvl w:val="0"/>
                <w:numId w:val="50"/>
              </w:numPr>
              <w:jc w:val="left"/>
              <w:rPr>
                <w:ins w:id="103" w:author="Author"/>
              </w:rPr>
            </w:pPr>
            <w:ins w:id="104" w:author="Author">
              <w:r>
                <w:t>Identity will be inactivated, and all the user accounts will be deactivated</w:t>
              </w:r>
            </w:ins>
          </w:p>
          <w:p w14:paraId="66DC4066" w14:textId="77777777" w:rsidR="00090B6E" w:rsidRDefault="00090B6E" w:rsidP="00090B6E">
            <w:pPr>
              <w:pStyle w:val="ListParagraph"/>
              <w:numPr>
                <w:ilvl w:val="0"/>
                <w:numId w:val="50"/>
              </w:numPr>
              <w:jc w:val="left"/>
              <w:rPr>
                <w:ins w:id="105" w:author="Author"/>
              </w:rPr>
            </w:pPr>
            <w:ins w:id="106" w:author="Author">
              <w:r>
                <w:t>After 30 days all the target accounts will be removed from the identity</w:t>
              </w:r>
            </w:ins>
          </w:p>
          <w:p w14:paraId="7CD91848" w14:textId="41593453" w:rsidR="00090B6E" w:rsidRPr="00B711D2" w:rsidRDefault="00090B6E" w:rsidP="00090B6E">
            <w:pPr>
              <w:pStyle w:val="ListParagraph"/>
              <w:numPr>
                <w:ilvl w:val="0"/>
                <w:numId w:val="50"/>
              </w:numPr>
              <w:jc w:val="left"/>
            </w:pPr>
            <w:ins w:id="107" w:author="Author">
              <w:r>
                <w:t>After all the legal process completion for exit, identity will be deleted from the IIQ database</w:t>
              </w:r>
            </w:ins>
          </w:p>
        </w:tc>
      </w:tr>
      <w:tr w:rsidR="00A148FD" w:rsidRPr="00B711D2" w14:paraId="43224F0C" w14:textId="77777777" w:rsidTr="00250134">
        <w:trPr>
          <w:trHeight w:val="1004"/>
        </w:trPr>
        <w:tc>
          <w:tcPr>
            <w:tcW w:w="1345" w:type="dxa"/>
            <w:noWrap/>
            <w:hideMark/>
          </w:tcPr>
          <w:p w14:paraId="2DAACED5" w14:textId="77777777" w:rsidR="00A148FD" w:rsidRPr="00B711D2" w:rsidRDefault="00A148FD" w:rsidP="00250134">
            <w:pPr>
              <w:jc w:val="left"/>
            </w:pPr>
            <w:r w:rsidRPr="00B711D2">
              <w:t> </w:t>
            </w:r>
          </w:p>
        </w:tc>
        <w:tc>
          <w:tcPr>
            <w:tcW w:w="8005" w:type="dxa"/>
            <w:hideMark/>
          </w:tcPr>
          <w:p w14:paraId="0CCD82DF" w14:textId="59CD54C6" w:rsidR="00A148FD" w:rsidRPr="00B711D2" w:rsidRDefault="00090B6E" w:rsidP="00250134">
            <w:pPr>
              <w:jc w:val="left"/>
            </w:pPr>
            <w:ins w:id="108" w:author="Author">
              <w:r>
                <w:t>Leaver workflow will remove the groups from the user’s target account before deleting the account.</w:t>
              </w:r>
            </w:ins>
            <w:del w:id="109" w:author="Author">
              <w:r w:rsidR="00A148FD" w:rsidRPr="00B711D2" w:rsidDel="00090B6E">
                <w:delText>Support removal of accounts from target system groups upon deletion of user account</w:delText>
              </w:r>
            </w:del>
          </w:p>
        </w:tc>
      </w:tr>
      <w:tr w:rsidR="00A148FD" w:rsidRPr="00B711D2" w14:paraId="2672247F" w14:textId="77777777" w:rsidTr="00250134">
        <w:trPr>
          <w:trHeight w:val="1004"/>
        </w:trPr>
        <w:tc>
          <w:tcPr>
            <w:tcW w:w="1345" w:type="dxa"/>
            <w:noWrap/>
            <w:hideMark/>
          </w:tcPr>
          <w:p w14:paraId="163F5561" w14:textId="77777777" w:rsidR="00A148FD" w:rsidRPr="00B711D2" w:rsidRDefault="00A148FD" w:rsidP="00250134">
            <w:pPr>
              <w:jc w:val="left"/>
            </w:pPr>
            <w:r w:rsidRPr="00B711D2">
              <w:t> </w:t>
            </w:r>
          </w:p>
        </w:tc>
        <w:tc>
          <w:tcPr>
            <w:tcW w:w="8005" w:type="dxa"/>
            <w:hideMark/>
          </w:tcPr>
          <w:p w14:paraId="16BB31CC" w14:textId="77777777" w:rsidR="00A148FD" w:rsidRPr="00B711D2" w:rsidRDefault="00A148FD" w:rsidP="00250134">
            <w:pPr>
              <w:jc w:val="left"/>
            </w:pPr>
            <w:r w:rsidRPr="00B711D2">
              <w:t>Support removal of user accounts and user ID (person object) from identity management system upon deletion, with notification or pending workflow approval</w:t>
            </w:r>
          </w:p>
        </w:tc>
      </w:tr>
      <w:tr w:rsidR="00A148FD" w:rsidRPr="00B711D2" w14:paraId="22CDA8FE" w14:textId="77777777" w:rsidTr="00250134">
        <w:trPr>
          <w:trHeight w:val="1556"/>
        </w:trPr>
        <w:tc>
          <w:tcPr>
            <w:tcW w:w="1345" w:type="dxa"/>
            <w:noWrap/>
            <w:hideMark/>
          </w:tcPr>
          <w:p w14:paraId="03EED742" w14:textId="77777777" w:rsidR="00A148FD" w:rsidRPr="00B711D2" w:rsidRDefault="00A148FD" w:rsidP="00250134">
            <w:pPr>
              <w:jc w:val="left"/>
            </w:pPr>
            <w:r w:rsidRPr="00B711D2">
              <w:t> </w:t>
            </w:r>
          </w:p>
        </w:tc>
        <w:tc>
          <w:tcPr>
            <w:tcW w:w="8005" w:type="dxa"/>
            <w:hideMark/>
          </w:tcPr>
          <w:p w14:paraId="7CC4BE83" w14:textId="6C06391C" w:rsidR="00A148FD" w:rsidRPr="00B711D2" w:rsidRDefault="00E2255D" w:rsidP="00250134">
            <w:pPr>
              <w:jc w:val="left"/>
            </w:pPr>
            <w:ins w:id="110" w:author="Author">
              <w:r>
                <w:t xml:space="preserve">Custom Task need to </w:t>
              </w:r>
              <w:r w:rsidR="007D36B7">
                <w:t xml:space="preserve">be </w:t>
              </w:r>
              <w:r>
                <w:t>implemented in IIQ which will find the service accounts having inactive administrator/owner who are marked to be Terminated as well. After finding those service accounts, IIQ will launch workflow for each of them to update their administrator</w:t>
              </w:r>
              <w:r w:rsidR="007D36B7">
                <w:t xml:space="preserve">/owner. Workflow will assign secondary owners as primary or it send </w:t>
              </w:r>
              <w:proofErr w:type="spellStart"/>
              <w:r w:rsidR="007D36B7">
                <w:t>workitem</w:t>
              </w:r>
              <w:proofErr w:type="spellEnd"/>
              <w:r w:rsidR="007D36B7">
                <w:t xml:space="preserve"> to the manager of the current owner to select a new owner. </w:t>
              </w:r>
            </w:ins>
            <w:del w:id="111" w:author="Author">
              <w:r w:rsidR="00A148FD" w:rsidRPr="00B711D2" w:rsidDel="00E2255D">
                <w:delText>Support the triggering of a workflow that identifies all non-person (“generic”) accounts ‘owned’ by a user being removed from the identity management system, in order for an administrator to re-assign the accounts to new owners if necessary. Reassign to secondary owner, if not present,  then trigger workflow for manager to reassign (default value would be Manager).</w:delText>
              </w:r>
            </w:del>
          </w:p>
        </w:tc>
      </w:tr>
      <w:tr w:rsidR="00A148FD" w:rsidRPr="00B711D2" w14:paraId="22A487B4" w14:textId="77777777" w:rsidTr="00250134">
        <w:trPr>
          <w:trHeight w:val="1004"/>
        </w:trPr>
        <w:tc>
          <w:tcPr>
            <w:tcW w:w="1345" w:type="dxa"/>
            <w:noWrap/>
            <w:hideMark/>
          </w:tcPr>
          <w:p w14:paraId="46D8E66C" w14:textId="77777777" w:rsidR="00A148FD" w:rsidRPr="00B711D2" w:rsidRDefault="00A148FD" w:rsidP="00250134">
            <w:pPr>
              <w:jc w:val="left"/>
            </w:pPr>
            <w:r w:rsidRPr="00B711D2">
              <w:t> </w:t>
            </w:r>
          </w:p>
        </w:tc>
        <w:tc>
          <w:tcPr>
            <w:tcW w:w="8005" w:type="dxa"/>
            <w:hideMark/>
          </w:tcPr>
          <w:p w14:paraId="0A0CA863" w14:textId="4788AE1E" w:rsidR="00A148FD" w:rsidRPr="00B711D2" w:rsidRDefault="00AF4D0D" w:rsidP="00250134">
            <w:pPr>
              <w:jc w:val="left"/>
            </w:pPr>
            <w:ins w:id="112" w:author="Author">
              <w:r>
                <w:t>Native rules to be developed which will take care of the platform-specific entities required along with account provisioning.</w:t>
              </w:r>
            </w:ins>
            <w:del w:id="113" w:author="Author">
              <w:r w:rsidR="00A148FD" w:rsidRPr="00B711D2" w:rsidDel="00AF4D0D">
                <w:delText xml:space="preserve">Support for the creation of platform-specific entities required for account provisioning (e.g., AD home directories, AD logon etc.)  </w:delText>
              </w:r>
            </w:del>
          </w:p>
        </w:tc>
      </w:tr>
      <w:tr w:rsidR="00A148FD" w:rsidRPr="00B711D2" w14:paraId="1466A073" w14:textId="77777777" w:rsidTr="00250134">
        <w:trPr>
          <w:trHeight w:val="1004"/>
        </w:trPr>
        <w:tc>
          <w:tcPr>
            <w:tcW w:w="1345" w:type="dxa"/>
            <w:noWrap/>
            <w:hideMark/>
          </w:tcPr>
          <w:p w14:paraId="1CF6BE8A" w14:textId="77777777" w:rsidR="00A148FD" w:rsidRPr="00B711D2" w:rsidRDefault="00A148FD" w:rsidP="00250134">
            <w:pPr>
              <w:jc w:val="left"/>
            </w:pPr>
            <w:r w:rsidRPr="00B711D2">
              <w:t> </w:t>
            </w:r>
          </w:p>
        </w:tc>
        <w:tc>
          <w:tcPr>
            <w:tcW w:w="8005" w:type="dxa"/>
            <w:hideMark/>
          </w:tcPr>
          <w:p w14:paraId="40F865CF" w14:textId="402B53D8" w:rsidR="00A148FD" w:rsidRPr="00B711D2" w:rsidRDefault="00A148FD" w:rsidP="00250134">
            <w:pPr>
              <w:jc w:val="left"/>
            </w:pPr>
            <w:del w:id="114" w:author="Author">
              <w:r w:rsidRPr="00B711D2" w:rsidDel="00AF4D0D">
                <w:delText>Support for</w:delText>
              </w:r>
            </w:del>
            <w:ins w:id="115" w:author="Author">
              <w:r w:rsidR="00AF4D0D">
                <w:t>IIQ will be configured to provide</w:t>
              </w:r>
            </w:ins>
            <w:r w:rsidRPr="00B711D2">
              <w:t xml:space="preserve"> assurance of account creation on target system (retry of failed creation, failure reporting mechanism, commit and rollback capabilities)</w:t>
            </w:r>
          </w:p>
        </w:tc>
      </w:tr>
      <w:tr w:rsidR="00A148FD" w:rsidRPr="00B711D2" w14:paraId="5F3C7833" w14:textId="77777777" w:rsidTr="00250134">
        <w:trPr>
          <w:trHeight w:val="1428"/>
        </w:trPr>
        <w:tc>
          <w:tcPr>
            <w:tcW w:w="1345" w:type="dxa"/>
            <w:hideMark/>
          </w:tcPr>
          <w:p w14:paraId="402624FC" w14:textId="77777777" w:rsidR="00A148FD" w:rsidRPr="00B711D2" w:rsidRDefault="00A148FD" w:rsidP="00250134">
            <w:pPr>
              <w:jc w:val="left"/>
            </w:pPr>
            <w:r w:rsidRPr="00B711D2">
              <w:t>3.1.12</w:t>
            </w:r>
          </w:p>
        </w:tc>
        <w:tc>
          <w:tcPr>
            <w:tcW w:w="8005" w:type="dxa"/>
            <w:hideMark/>
          </w:tcPr>
          <w:p w14:paraId="12659CC9" w14:textId="3E0B38B4" w:rsidR="00A148FD" w:rsidRPr="00B711D2" w:rsidRDefault="00A20C73" w:rsidP="00250134">
            <w:pPr>
              <w:jc w:val="left"/>
            </w:pPr>
            <w:ins w:id="116" w:author="Author">
              <w:r>
                <w:t>“Create” event needs to be configured in IIQ. Then, once the an identity is created in IIQ, immediately the event will be launched to perform the birthright provisioning.</w:t>
              </w:r>
            </w:ins>
            <w:del w:id="117" w:author="Author">
              <w:r w:rsidR="00A148FD" w:rsidRPr="00B711D2" w:rsidDel="00A20C73">
                <w:delText>The design of the IdM System must consider the future ability to initiate employee provisioning based on the data directly imported from HR instead of relying on data entry by the HR representative. Note that this requirement can only be implemented if HR changes their process by making sure that new hires are created in SAP/Ultipro a few days prior to their start date.</w:delText>
              </w:r>
            </w:del>
          </w:p>
        </w:tc>
      </w:tr>
      <w:tr w:rsidR="00A148FD" w:rsidRPr="00B711D2" w14:paraId="16D19B0D" w14:textId="77777777" w:rsidTr="00250134">
        <w:trPr>
          <w:trHeight w:val="2100"/>
        </w:trPr>
        <w:tc>
          <w:tcPr>
            <w:tcW w:w="1345" w:type="dxa"/>
            <w:hideMark/>
          </w:tcPr>
          <w:p w14:paraId="2DDC2AAC" w14:textId="77777777" w:rsidR="00A148FD" w:rsidRPr="00B711D2" w:rsidRDefault="00A148FD" w:rsidP="00250134">
            <w:pPr>
              <w:jc w:val="left"/>
            </w:pPr>
            <w:r w:rsidRPr="00B711D2">
              <w:t>3.1.19</w:t>
            </w:r>
          </w:p>
        </w:tc>
        <w:tc>
          <w:tcPr>
            <w:tcW w:w="8005" w:type="dxa"/>
            <w:hideMark/>
          </w:tcPr>
          <w:p w14:paraId="1E7D9210" w14:textId="77777777" w:rsidR="00A148FD" w:rsidRDefault="00E63949" w:rsidP="00250134">
            <w:pPr>
              <w:jc w:val="left"/>
              <w:rPr>
                <w:ins w:id="118" w:author="Author"/>
              </w:rPr>
            </w:pPr>
            <w:ins w:id="119" w:author="Author">
              <w:r>
                <w:t xml:space="preserve">Reminder, escalation and expiration must be configured in IIQ’s LCM Provisioning workflow. </w:t>
              </w:r>
            </w:ins>
            <w:del w:id="120" w:author="Author">
              <w:r w:rsidR="00A148FD" w:rsidRPr="00B711D2" w:rsidDel="00E63949">
                <w:delText>Provide mechanism to request approval and escalate the approval if needed when an account is created or access for an existing user is requested. A request that has been submitted but not approved or denied will get escalated to the manager’s manager after 10 calendar days. After 6 additional days the escalated request times out if not approved or denied and the request is automatically denied.  In this case the approvers and the requestor are notified. Note that the escalation cannot go to VPs or above. Send notification to requester upon escalation.</w:delText>
              </w:r>
            </w:del>
          </w:p>
          <w:p w14:paraId="6EE399C8" w14:textId="77777777" w:rsidR="00E63949" w:rsidRDefault="00E63949" w:rsidP="00250134">
            <w:pPr>
              <w:jc w:val="left"/>
              <w:rPr>
                <w:ins w:id="121" w:author="Author"/>
              </w:rPr>
            </w:pPr>
            <w:ins w:id="122" w:author="Author">
              <w:r>
                <w:t xml:space="preserve">Reminder will be sent </w:t>
              </w:r>
              <w:proofErr w:type="spellStart"/>
              <w:r>
                <w:t>everyday</w:t>
              </w:r>
              <w:proofErr w:type="spellEnd"/>
              <w:r>
                <w:t xml:space="preserve"> to the owner of the </w:t>
              </w:r>
              <w:proofErr w:type="spellStart"/>
              <w:r>
                <w:t>workitem</w:t>
              </w:r>
              <w:proofErr w:type="spellEnd"/>
              <w:r>
                <w:t>.</w:t>
              </w:r>
            </w:ins>
          </w:p>
          <w:p w14:paraId="7369D202" w14:textId="77777777" w:rsidR="00E63949" w:rsidRDefault="00E63949" w:rsidP="00250134">
            <w:pPr>
              <w:jc w:val="left"/>
              <w:rPr>
                <w:ins w:id="123" w:author="Author"/>
              </w:rPr>
            </w:pPr>
            <w:ins w:id="124" w:author="Author">
              <w:r>
                <w:t xml:space="preserve">Escalation will happen after 10 days of </w:t>
              </w:r>
              <w:proofErr w:type="spellStart"/>
              <w:r>
                <w:t>workitem</w:t>
              </w:r>
              <w:proofErr w:type="spellEnd"/>
              <w:r>
                <w:t xml:space="preserve"> creation, for no-action, and the new owner of the approval will be manager’s manager.</w:t>
              </w:r>
            </w:ins>
          </w:p>
          <w:p w14:paraId="108A4139" w14:textId="22F4D6D7" w:rsidR="00E63949" w:rsidRDefault="00E63949" w:rsidP="00250134">
            <w:pPr>
              <w:jc w:val="left"/>
              <w:rPr>
                <w:ins w:id="125" w:author="Author"/>
              </w:rPr>
            </w:pPr>
            <w:ins w:id="126" w:author="Author">
              <w:r>
                <w:t xml:space="preserve">Expiration will occur after 6 days of the escalation. </w:t>
              </w:r>
              <w:proofErr w:type="spellStart"/>
              <w:r>
                <w:t>Workitem</w:t>
              </w:r>
              <w:proofErr w:type="spellEnd"/>
              <w:r>
                <w:t xml:space="preserve"> will completed and the approval will be cancelled automatically. Requester and the requestee will get the notification.</w:t>
              </w:r>
            </w:ins>
          </w:p>
          <w:p w14:paraId="25E2B340" w14:textId="05035A1F" w:rsidR="00E63949" w:rsidRDefault="00E63949" w:rsidP="00250134">
            <w:pPr>
              <w:jc w:val="left"/>
              <w:rPr>
                <w:ins w:id="127" w:author="Author"/>
              </w:rPr>
            </w:pPr>
          </w:p>
          <w:p w14:paraId="6CA50FC1" w14:textId="035B6D4F" w:rsidR="00E63949" w:rsidRDefault="00E63949" w:rsidP="00250134">
            <w:pPr>
              <w:jc w:val="left"/>
              <w:rPr>
                <w:ins w:id="128" w:author="Author"/>
              </w:rPr>
            </w:pPr>
            <w:ins w:id="129" w:author="Author">
              <w:r>
                <w:t>**Escalation must not go to VPs or above.</w:t>
              </w:r>
            </w:ins>
          </w:p>
          <w:p w14:paraId="725DE2C5" w14:textId="03DEAC72" w:rsidR="00E63949" w:rsidRPr="00B711D2" w:rsidRDefault="00E63949" w:rsidP="00250134">
            <w:pPr>
              <w:jc w:val="left"/>
            </w:pPr>
          </w:p>
        </w:tc>
      </w:tr>
      <w:tr w:rsidR="00A148FD" w:rsidRPr="00B711D2" w14:paraId="28AE85AD" w14:textId="77777777" w:rsidTr="00250134">
        <w:trPr>
          <w:trHeight w:val="1004"/>
        </w:trPr>
        <w:tc>
          <w:tcPr>
            <w:tcW w:w="1345" w:type="dxa"/>
            <w:hideMark/>
          </w:tcPr>
          <w:p w14:paraId="02360264" w14:textId="77777777" w:rsidR="00A148FD" w:rsidRPr="00B711D2" w:rsidRDefault="00A148FD" w:rsidP="00250134">
            <w:pPr>
              <w:jc w:val="left"/>
            </w:pPr>
            <w:r w:rsidRPr="00B711D2">
              <w:lastRenderedPageBreak/>
              <w:t>3.1.20</w:t>
            </w:r>
          </w:p>
        </w:tc>
        <w:tc>
          <w:tcPr>
            <w:tcW w:w="8005" w:type="dxa"/>
            <w:hideMark/>
          </w:tcPr>
          <w:p w14:paraId="6D06606F" w14:textId="70F7BDB6" w:rsidR="00A148FD" w:rsidRPr="00B711D2" w:rsidRDefault="00A148FD" w:rsidP="00250134">
            <w:pPr>
              <w:jc w:val="left"/>
            </w:pPr>
            <w:del w:id="130" w:author="Author">
              <w:r w:rsidRPr="00B711D2" w:rsidDel="002D1A54">
                <w:delText>Business justification fields are required. Requesters will have the ability to provide a business justification when requesting access. This justification will be viewable by the approver.</w:delText>
              </w:r>
            </w:del>
            <w:ins w:id="131" w:author="Author">
              <w:r w:rsidR="002D1A54">
                <w:t>At the time of requesting for new access user will be able to add business justification through comment or even he/she can add attachment as well. Comment or the uploaded attachment from the requester will be forwarded to the approver and will be audited as well.</w:t>
              </w:r>
            </w:ins>
          </w:p>
        </w:tc>
      </w:tr>
      <w:tr w:rsidR="00A148FD" w:rsidRPr="00B711D2" w14:paraId="29CA6530" w14:textId="77777777" w:rsidTr="00250134">
        <w:trPr>
          <w:trHeight w:val="2010"/>
        </w:trPr>
        <w:tc>
          <w:tcPr>
            <w:tcW w:w="1345" w:type="dxa"/>
            <w:hideMark/>
          </w:tcPr>
          <w:p w14:paraId="4A4B1849" w14:textId="77777777" w:rsidR="00A148FD" w:rsidRPr="00B711D2" w:rsidRDefault="00A148FD" w:rsidP="00250134">
            <w:pPr>
              <w:jc w:val="left"/>
            </w:pPr>
            <w:r w:rsidRPr="00B711D2">
              <w:t>3.1.23</w:t>
            </w:r>
          </w:p>
        </w:tc>
        <w:tc>
          <w:tcPr>
            <w:tcW w:w="8005" w:type="dxa"/>
            <w:hideMark/>
          </w:tcPr>
          <w:p w14:paraId="3DEF8B93" w14:textId="6AFC99F6" w:rsidR="00A148FD" w:rsidRPr="00B711D2" w:rsidRDefault="0036533C" w:rsidP="00250134">
            <w:pPr>
              <w:jc w:val="left"/>
            </w:pPr>
            <w:ins w:id="132" w:author="Author">
              <w:r>
                <w:t>Managers or any user will be able to enable Out Of Office delegation and will be able to select</w:t>
              </w:r>
              <w:r w:rsidR="009A2981">
                <w:t xml:space="preserve"> another user based on the scoped population.</w:t>
              </w:r>
            </w:ins>
            <w:del w:id="133" w:author="Author">
              <w:r w:rsidR="00A148FD" w:rsidRPr="00B711D2" w:rsidDel="0036533C">
                <w:delText>Manager should be able to select and deselect from the IdM System one or multiple delegates for their self from a list in case they are going to be out of office. This list contains managers, or employees grade 10 and above with/without direct reports. The delegates will be sent the same approval requests as the managers.</w:delText>
              </w:r>
            </w:del>
          </w:p>
        </w:tc>
      </w:tr>
      <w:tr w:rsidR="00A148FD" w:rsidRPr="00B711D2" w14:paraId="57183A31" w14:textId="77777777" w:rsidTr="00250134">
        <w:trPr>
          <w:trHeight w:val="1004"/>
        </w:trPr>
        <w:tc>
          <w:tcPr>
            <w:tcW w:w="1345" w:type="dxa"/>
            <w:hideMark/>
          </w:tcPr>
          <w:p w14:paraId="5498B3A9" w14:textId="77777777" w:rsidR="00A148FD" w:rsidRPr="00B711D2" w:rsidRDefault="00A148FD" w:rsidP="00250134">
            <w:pPr>
              <w:jc w:val="left"/>
            </w:pPr>
            <w:r w:rsidRPr="00B711D2">
              <w:t>3.1.24</w:t>
            </w:r>
          </w:p>
        </w:tc>
        <w:tc>
          <w:tcPr>
            <w:tcW w:w="8005" w:type="dxa"/>
            <w:hideMark/>
          </w:tcPr>
          <w:p w14:paraId="01313057" w14:textId="77777777" w:rsidR="00A148FD" w:rsidRPr="00B711D2" w:rsidRDefault="00A148FD" w:rsidP="00250134">
            <w:pPr>
              <w:jc w:val="left"/>
            </w:pPr>
            <w:r w:rsidRPr="00B711D2">
              <w:t>Managers will have the ability to delegate their approval to another manager and set the expiration date for the delegation. Delegates should be notified of delegation assignments and expirations.</w:t>
            </w:r>
          </w:p>
        </w:tc>
      </w:tr>
      <w:tr w:rsidR="00A148FD" w:rsidRPr="00B711D2" w14:paraId="541024B5" w14:textId="77777777" w:rsidTr="00250134">
        <w:trPr>
          <w:trHeight w:val="1004"/>
        </w:trPr>
        <w:tc>
          <w:tcPr>
            <w:tcW w:w="1345" w:type="dxa"/>
            <w:hideMark/>
          </w:tcPr>
          <w:p w14:paraId="577D59AB" w14:textId="77777777" w:rsidR="00A148FD" w:rsidRPr="00B711D2" w:rsidRDefault="00A148FD" w:rsidP="00250134">
            <w:pPr>
              <w:jc w:val="left"/>
            </w:pPr>
            <w:r w:rsidRPr="00B711D2">
              <w:t>3.1.26</w:t>
            </w:r>
          </w:p>
        </w:tc>
        <w:tc>
          <w:tcPr>
            <w:tcW w:w="8005" w:type="dxa"/>
            <w:hideMark/>
          </w:tcPr>
          <w:p w14:paraId="7EE5E1B0" w14:textId="4DDCC225" w:rsidR="00A148FD" w:rsidRPr="00B711D2" w:rsidRDefault="00A148FD" w:rsidP="00250134">
            <w:pPr>
              <w:jc w:val="left"/>
            </w:pPr>
            <w:del w:id="134" w:author="Author">
              <w:r w:rsidRPr="00B711D2" w:rsidDel="009A2981">
                <w:delText>The IdM system will generate a unique Base Account Name in support of determinted format and sta</w:delText>
              </w:r>
            </w:del>
            <w:ins w:id="135" w:author="Author">
              <w:r w:rsidR="009A2981">
                <w:t>Provisioning policies will be configured in IIQ where target account name will be generated based on defined rules.</w:t>
              </w:r>
            </w:ins>
            <w:del w:id="136" w:author="Author">
              <w:r w:rsidRPr="00B711D2" w:rsidDel="009A2981">
                <w:delText>ndards</w:delText>
              </w:r>
            </w:del>
          </w:p>
        </w:tc>
      </w:tr>
      <w:tr w:rsidR="00A148FD" w:rsidRPr="00B711D2" w14:paraId="130991C9" w14:textId="77777777" w:rsidTr="00250134">
        <w:trPr>
          <w:trHeight w:val="1004"/>
        </w:trPr>
        <w:tc>
          <w:tcPr>
            <w:tcW w:w="1345" w:type="dxa"/>
            <w:hideMark/>
          </w:tcPr>
          <w:p w14:paraId="0A5D12B1" w14:textId="77777777" w:rsidR="00A148FD" w:rsidRPr="00B711D2" w:rsidRDefault="00A148FD" w:rsidP="00250134">
            <w:pPr>
              <w:jc w:val="left"/>
            </w:pPr>
            <w:r w:rsidRPr="00B711D2">
              <w:t>3.1.27</w:t>
            </w:r>
          </w:p>
        </w:tc>
        <w:tc>
          <w:tcPr>
            <w:tcW w:w="8005" w:type="dxa"/>
            <w:hideMark/>
          </w:tcPr>
          <w:p w14:paraId="2FA2C919" w14:textId="54BD7CFE" w:rsidR="00A148FD" w:rsidRPr="00B711D2" w:rsidRDefault="00E465FF" w:rsidP="00250134">
            <w:pPr>
              <w:jc w:val="left"/>
            </w:pPr>
            <w:ins w:id="137" w:author="Author">
              <w:r>
                <w:t>Attribute change event needs to be defined in IIQ which will capture the company change of an identity and launch appropriate workflow. Workflow will update users’ OU in active directory as well as it will audit the change.</w:t>
              </w:r>
            </w:ins>
            <w:del w:id="138" w:author="Author">
              <w:r w:rsidR="00A148FD" w:rsidRPr="00B711D2" w:rsidDel="00E465FF">
                <w:delText>The IdM system must update an employees OU when the a user moves from one operating company to another (e.g. from ALCS to PMUSA)</w:delText>
              </w:r>
            </w:del>
          </w:p>
        </w:tc>
      </w:tr>
      <w:tr w:rsidR="00A148FD" w:rsidRPr="00B711D2" w14:paraId="5BF6F06F" w14:textId="77777777" w:rsidTr="00250134">
        <w:trPr>
          <w:trHeight w:val="1004"/>
        </w:trPr>
        <w:tc>
          <w:tcPr>
            <w:tcW w:w="1345" w:type="dxa"/>
            <w:hideMark/>
          </w:tcPr>
          <w:p w14:paraId="712A8D5B" w14:textId="77777777" w:rsidR="00A148FD" w:rsidRPr="00B711D2" w:rsidRDefault="00A148FD" w:rsidP="00250134">
            <w:pPr>
              <w:jc w:val="left"/>
            </w:pPr>
            <w:r w:rsidRPr="00B711D2">
              <w:t>3.1.28</w:t>
            </w:r>
          </w:p>
        </w:tc>
        <w:tc>
          <w:tcPr>
            <w:tcW w:w="8005" w:type="dxa"/>
            <w:hideMark/>
          </w:tcPr>
          <w:p w14:paraId="1F013CCA" w14:textId="7C6F659E" w:rsidR="00E465FF" w:rsidRDefault="00E465FF" w:rsidP="00E465FF">
            <w:pPr>
              <w:rPr>
                <w:ins w:id="139" w:author="Author"/>
              </w:rPr>
            </w:pPr>
            <w:ins w:id="140" w:author="Author">
              <w:r>
                <w:t>Attribute change event needs to be defined in IIQ which will capture the change of type of an identity (from employee to contractor and vice versa) and launch the appropriate workflow. Workflow will update users’ OU in active directory as well as it will audit the change.</w:t>
              </w:r>
            </w:ins>
            <w:del w:id="141" w:author="Author">
              <w:r w:rsidR="00A148FD" w:rsidRPr="00B711D2" w:rsidDel="00E465FF">
                <w:delText xml:space="preserve">The IdM system must update a user's OU when the user transitions from Employee to Contractor or from Contractor to Employee. </w:delText>
              </w:r>
            </w:del>
          </w:p>
          <w:p w14:paraId="087DC4E3" w14:textId="3B49F322" w:rsidR="00E465FF" w:rsidRPr="00E465FF" w:rsidRDefault="00E465FF" w:rsidP="00E465FF"/>
        </w:tc>
      </w:tr>
      <w:tr w:rsidR="00A148FD" w:rsidRPr="00B711D2" w14:paraId="13D9EB7A" w14:textId="77777777" w:rsidTr="00250134">
        <w:trPr>
          <w:trHeight w:val="1004"/>
        </w:trPr>
        <w:tc>
          <w:tcPr>
            <w:tcW w:w="1345" w:type="dxa"/>
            <w:noWrap/>
            <w:hideMark/>
          </w:tcPr>
          <w:p w14:paraId="2B72C677" w14:textId="77777777" w:rsidR="00A148FD" w:rsidRPr="00B711D2" w:rsidRDefault="00A148FD" w:rsidP="00250134">
            <w:pPr>
              <w:jc w:val="left"/>
            </w:pPr>
            <w:r w:rsidRPr="00B711D2">
              <w:t> </w:t>
            </w:r>
          </w:p>
        </w:tc>
        <w:tc>
          <w:tcPr>
            <w:tcW w:w="8005" w:type="dxa"/>
            <w:hideMark/>
          </w:tcPr>
          <w:p w14:paraId="6D348B89" w14:textId="583FF695" w:rsidR="00A148FD" w:rsidRPr="00B711D2" w:rsidRDefault="00A148FD" w:rsidP="00250134">
            <w:pPr>
              <w:jc w:val="left"/>
            </w:pPr>
            <w:del w:id="142" w:author="Author">
              <w:r w:rsidRPr="00B711D2" w:rsidDel="000E4733">
                <w:delText>Support for routing to a workflow group rather than a specific person</w:delText>
              </w:r>
            </w:del>
            <w:ins w:id="143" w:author="Author">
              <w:r w:rsidR="000E4733">
                <w:t>Approvals can be routed to workgroups as well as single identity</w:t>
              </w:r>
            </w:ins>
          </w:p>
        </w:tc>
      </w:tr>
      <w:tr w:rsidR="00A148FD" w:rsidRPr="00B711D2" w14:paraId="3FB5EC0C" w14:textId="77777777" w:rsidTr="00250134">
        <w:trPr>
          <w:trHeight w:val="1004"/>
        </w:trPr>
        <w:tc>
          <w:tcPr>
            <w:tcW w:w="1345" w:type="dxa"/>
            <w:noWrap/>
            <w:hideMark/>
          </w:tcPr>
          <w:p w14:paraId="2A2B5F98" w14:textId="77777777" w:rsidR="00A148FD" w:rsidRPr="00B711D2" w:rsidRDefault="00A148FD" w:rsidP="00250134">
            <w:pPr>
              <w:jc w:val="left"/>
            </w:pPr>
            <w:r w:rsidRPr="00B711D2">
              <w:t>11.1.11</w:t>
            </w:r>
          </w:p>
        </w:tc>
        <w:tc>
          <w:tcPr>
            <w:tcW w:w="8005" w:type="dxa"/>
            <w:hideMark/>
          </w:tcPr>
          <w:p w14:paraId="5CFF0D81" w14:textId="5E889C37" w:rsidR="00A148FD" w:rsidRPr="00B711D2" w:rsidRDefault="00A148FD" w:rsidP="00250134">
            <w:pPr>
              <w:jc w:val="left"/>
            </w:pPr>
            <w:del w:id="144" w:author="Author">
              <w:r w:rsidRPr="00B711D2" w:rsidDel="000E4733">
                <w:delText xml:space="preserve">Support for </w:delText>
              </w:r>
            </w:del>
            <w:r w:rsidRPr="00B711D2">
              <w:t>Bulk upload and approvals</w:t>
            </w:r>
            <w:ins w:id="145" w:author="Author">
              <w:r w:rsidR="000E4733">
                <w:t xml:space="preserve"> will be enabled in IIQ</w:t>
              </w:r>
            </w:ins>
            <w:r w:rsidRPr="00B711D2">
              <w:t>, including extension of valid account dates</w:t>
            </w:r>
            <w:ins w:id="146" w:author="Author">
              <w:r w:rsidR="000E4733">
                <w:t>.</w:t>
              </w:r>
            </w:ins>
          </w:p>
        </w:tc>
      </w:tr>
      <w:tr w:rsidR="00A148FD" w:rsidRPr="00B711D2" w14:paraId="5A658DE0" w14:textId="77777777" w:rsidTr="00250134">
        <w:trPr>
          <w:trHeight w:val="1004"/>
        </w:trPr>
        <w:tc>
          <w:tcPr>
            <w:tcW w:w="1345" w:type="dxa"/>
            <w:noWrap/>
            <w:hideMark/>
          </w:tcPr>
          <w:p w14:paraId="412D6E90" w14:textId="77777777" w:rsidR="00A148FD" w:rsidRPr="00B711D2" w:rsidRDefault="00A148FD" w:rsidP="00250134">
            <w:pPr>
              <w:jc w:val="left"/>
            </w:pPr>
            <w:r w:rsidRPr="00B711D2">
              <w:t>3.1.29</w:t>
            </w:r>
          </w:p>
        </w:tc>
        <w:tc>
          <w:tcPr>
            <w:tcW w:w="8005" w:type="dxa"/>
            <w:hideMark/>
          </w:tcPr>
          <w:p w14:paraId="06F75ADD" w14:textId="304AA990" w:rsidR="00A148FD" w:rsidRPr="00B711D2" w:rsidRDefault="00A148FD" w:rsidP="00250134">
            <w:pPr>
              <w:jc w:val="left"/>
            </w:pPr>
            <w:del w:id="147" w:author="Author">
              <w:r w:rsidRPr="00B711D2" w:rsidDel="000E4733">
                <w:delText>Ability to copy an access profile for existing employee or contractor for a new or existing employee.</w:delText>
              </w:r>
            </w:del>
            <w:ins w:id="148" w:author="Author">
              <w:r w:rsidR="000E4733">
                <w:t xml:space="preserve">Mirroring another users’ access profile, will be enabled in IIQ. </w:t>
              </w:r>
            </w:ins>
          </w:p>
        </w:tc>
      </w:tr>
      <w:tr w:rsidR="00A148FD" w:rsidRPr="00B711D2" w14:paraId="641071C8" w14:textId="77777777" w:rsidTr="00250134">
        <w:trPr>
          <w:trHeight w:val="1004"/>
        </w:trPr>
        <w:tc>
          <w:tcPr>
            <w:tcW w:w="1345" w:type="dxa"/>
            <w:noWrap/>
            <w:hideMark/>
          </w:tcPr>
          <w:p w14:paraId="0500B00E" w14:textId="77777777" w:rsidR="00A148FD" w:rsidRPr="00B711D2" w:rsidRDefault="00A148FD" w:rsidP="00250134">
            <w:pPr>
              <w:jc w:val="left"/>
            </w:pPr>
            <w:r w:rsidRPr="00B711D2">
              <w:t>3.1.29</w:t>
            </w:r>
          </w:p>
        </w:tc>
        <w:tc>
          <w:tcPr>
            <w:tcW w:w="8005" w:type="dxa"/>
            <w:hideMark/>
          </w:tcPr>
          <w:p w14:paraId="066ECF39" w14:textId="56CE4D73" w:rsidR="00A148FD" w:rsidRPr="00B711D2" w:rsidRDefault="000E4733" w:rsidP="00250134">
            <w:pPr>
              <w:jc w:val="left"/>
            </w:pPr>
            <w:ins w:id="149" w:author="Author">
              <w:r>
                <w:t>Mover workflow will change the UPN of the user while migrating it from one OU to another as well as that will be updated in the O365 profile for rejoining.</w:t>
              </w:r>
            </w:ins>
            <w:del w:id="150" w:author="Author">
              <w:r w:rsidR="00A148FD" w:rsidRPr="00B711D2" w:rsidDel="000E4733">
                <w:delText>When a user switches companies and their UPN changes it must be updated in Office 365 so it can be rejoined.</w:delText>
              </w:r>
            </w:del>
          </w:p>
        </w:tc>
      </w:tr>
    </w:tbl>
    <w:p w14:paraId="4E11B8D3" w14:textId="77777777" w:rsidR="00A148FD" w:rsidRDefault="00A148FD" w:rsidP="000F722C">
      <w:pPr>
        <w:suppressAutoHyphens/>
        <w:rPr>
          <w:rFonts w:ascii="Arial" w:hAnsi="Arial" w:cs="Arial"/>
          <w:iCs/>
          <w:sz w:val="20"/>
          <w:szCs w:val="20"/>
        </w:rPr>
      </w:pPr>
    </w:p>
    <w:p w14:paraId="34A814E9" w14:textId="7BA18195" w:rsidR="00A148FD" w:rsidRDefault="00A148FD" w:rsidP="000F722C">
      <w:pPr>
        <w:suppressAutoHyphens/>
        <w:rPr>
          <w:rFonts w:ascii="Arial" w:hAnsi="Arial" w:cs="Arial"/>
          <w:iCs/>
          <w:sz w:val="20"/>
          <w:szCs w:val="20"/>
        </w:rPr>
      </w:pPr>
    </w:p>
    <w:p w14:paraId="7DF52497" w14:textId="3C90EDB0" w:rsidR="00643DAA" w:rsidRPr="00643DAA" w:rsidRDefault="00643DAA" w:rsidP="00643DAA">
      <w:pPr>
        <w:rPr>
          <w:b/>
          <w:sz w:val="28"/>
        </w:rPr>
      </w:pPr>
      <w:bookmarkStart w:id="151" w:name="_Hlk12548518"/>
      <w:r w:rsidRPr="00643DAA">
        <w:rPr>
          <w:b/>
          <w:sz w:val="28"/>
        </w:rPr>
        <w:t>Delegated Administration\Self Service</w:t>
      </w:r>
      <w:bookmarkEnd w:id="151"/>
      <w:r w:rsidRPr="00643DAA">
        <w:rPr>
          <w:b/>
          <w:sz w:val="28"/>
        </w:rPr>
        <w:t>:</w:t>
      </w:r>
    </w:p>
    <w:p w14:paraId="1EFB54A7" w14:textId="2AEB4ABC" w:rsidR="00643DAA" w:rsidRDefault="00643DAA" w:rsidP="000F722C">
      <w:pPr>
        <w:suppressAutoHyphens/>
        <w:rPr>
          <w:rFonts w:ascii="Arial" w:hAnsi="Arial" w:cs="Arial"/>
          <w:iCs/>
          <w:sz w:val="20"/>
          <w:szCs w:val="20"/>
        </w:rPr>
      </w:pPr>
    </w:p>
    <w:p w14:paraId="2A3A268F" w14:textId="77777777" w:rsidR="00643DAA" w:rsidRDefault="00643DAA" w:rsidP="00643DAA"/>
    <w:tbl>
      <w:tblPr>
        <w:tblStyle w:val="TableGrid"/>
        <w:tblW w:w="0" w:type="auto"/>
        <w:tblLook w:val="04A0" w:firstRow="1" w:lastRow="0" w:firstColumn="1" w:lastColumn="0" w:noHBand="0" w:noVBand="1"/>
      </w:tblPr>
      <w:tblGrid>
        <w:gridCol w:w="1345"/>
        <w:gridCol w:w="8005"/>
      </w:tblGrid>
      <w:tr w:rsidR="00643DAA" w:rsidRPr="00B711D2" w14:paraId="0009918B" w14:textId="77777777" w:rsidTr="00250134">
        <w:trPr>
          <w:trHeight w:val="1004"/>
        </w:trPr>
        <w:tc>
          <w:tcPr>
            <w:tcW w:w="1345" w:type="dxa"/>
            <w:noWrap/>
            <w:hideMark/>
          </w:tcPr>
          <w:p w14:paraId="13E5FC64" w14:textId="77777777" w:rsidR="00643DAA" w:rsidRPr="00B711D2" w:rsidRDefault="00643DAA" w:rsidP="00250134">
            <w:r w:rsidRPr="00B711D2">
              <w:lastRenderedPageBreak/>
              <w:t> </w:t>
            </w:r>
          </w:p>
        </w:tc>
        <w:tc>
          <w:tcPr>
            <w:tcW w:w="8005" w:type="dxa"/>
            <w:hideMark/>
          </w:tcPr>
          <w:p w14:paraId="791043E5" w14:textId="77777777" w:rsidR="00643DAA" w:rsidRPr="00B711D2" w:rsidRDefault="00643DAA" w:rsidP="00250134">
            <w:pPr>
              <w:rPr>
                <w:b/>
                <w:bCs/>
              </w:rPr>
            </w:pPr>
            <w:r w:rsidRPr="00B711D2">
              <w:rPr>
                <w:b/>
                <w:bCs/>
              </w:rPr>
              <w:t>Resource Provisioning – Delegated Administration/employee self service</w:t>
            </w:r>
          </w:p>
        </w:tc>
      </w:tr>
      <w:tr w:rsidR="00076FF4" w:rsidRPr="00B711D2" w14:paraId="57CCC12A" w14:textId="77777777" w:rsidTr="00250134">
        <w:trPr>
          <w:trHeight w:val="1004"/>
        </w:trPr>
        <w:tc>
          <w:tcPr>
            <w:tcW w:w="1345" w:type="dxa"/>
            <w:noWrap/>
            <w:hideMark/>
          </w:tcPr>
          <w:p w14:paraId="0A2143F6" w14:textId="77777777" w:rsidR="00076FF4" w:rsidRPr="00B711D2" w:rsidRDefault="00076FF4" w:rsidP="00076FF4">
            <w:pPr>
              <w:jc w:val="left"/>
            </w:pPr>
            <w:r w:rsidRPr="00B711D2">
              <w:t>New</w:t>
            </w:r>
          </w:p>
        </w:tc>
        <w:tc>
          <w:tcPr>
            <w:tcW w:w="8005" w:type="dxa"/>
            <w:hideMark/>
          </w:tcPr>
          <w:p w14:paraId="5805F023" w14:textId="77777777" w:rsidR="00076FF4" w:rsidRDefault="00076FF4" w:rsidP="00076FF4">
            <w:pPr>
              <w:jc w:val="left"/>
              <w:rPr>
                <w:ins w:id="152" w:author="Author"/>
              </w:rPr>
            </w:pPr>
            <w:ins w:id="153" w:author="Author">
              <w:r>
                <w:t xml:space="preserve">Few entitlements should be provisioned directly without any approval. </w:t>
              </w:r>
              <w:proofErr w:type="gramStart"/>
              <w:r>
                <w:t>Each and every</w:t>
              </w:r>
              <w:proofErr w:type="gramEnd"/>
              <w:r>
                <w:t xml:space="preserve"> entitlement will have a start and end date and the identities will have the entitlements for its duration of access only.</w:t>
              </w:r>
            </w:ins>
          </w:p>
          <w:p w14:paraId="3938EC44" w14:textId="0B5BB39B" w:rsidR="00076FF4" w:rsidRPr="00B711D2" w:rsidRDefault="00076FF4" w:rsidP="00076FF4">
            <w:pPr>
              <w:jc w:val="left"/>
            </w:pPr>
            <w:del w:id="154" w:author="Author">
              <w:r w:rsidRPr="00B711D2" w:rsidDel="005B2D3F">
                <w:delText>Ability to provision just in time(start and stop acess to a resource). Each Access Entitlement will have a start\end date. (Default date 1/1/9999)</w:delText>
              </w:r>
            </w:del>
          </w:p>
        </w:tc>
      </w:tr>
      <w:tr w:rsidR="00076FF4" w:rsidRPr="00B711D2" w14:paraId="48A59F4B" w14:textId="77777777" w:rsidTr="00250134">
        <w:trPr>
          <w:trHeight w:val="3288"/>
        </w:trPr>
        <w:tc>
          <w:tcPr>
            <w:tcW w:w="1345" w:type="dxa"/>
            <w:noWrap/>
            <w:hideMark/>
          </w:tcPr>
          <w:p w14:paraId="651B556D" w14:textId="77777777" w:rsidR="00076FF4" w:rsidRPr="00B711D2" w:rsidRDefault="00076FF4" w:rsidP="00076FF4">
            <w:pPr>
              <w:jc w:val="left"/>
            </w:pPr>
            <w:r w:rsidRPr="00B711D2">
              <w:t>11.1.01</w:t>
            </w:r>
          </w:p>
        </w:tc>
        <w:tc>
          <w:tcPr>
            <w:tcW w:w="8005" w:type="dxa"/>
            <w:hideMark/>
          </w:tcPr>
          <w:p w14:paraId="64A92963" w14:textId="27FE0681" w:rsidR="00076FF4" w:rsidRPr="00B711D2" w:rsidRDefault="00076FF4" w:rsidP="00076FF4">
            <w:pPr>
              <w:jc w:val="left"/>
            </w:pPr>
            <w:proofErr w:type="spellStart"/>
            <w:ins w:id="155" w:author="Author">
              <w:r>
                <w:t>Self service</w:t>
              </w:r>
              <w:proofErr w:type="spellEnd"/>
              <w:r>
                <w:t xml:space="preserve"> workflows should be implemented so that users should have access to:</w:t>
              </w:r>
              <w:r w:rsidRPr="00B711D2">
                <w:br/>
                <w:t>• User profile (e.g. security word / date; security questions / answers)</w:t>
              </w:r>
              <w:r w:rsidRPr="00B711D2">
                <w:br/>
                <w:t xml:space="preserve">• User access management </w:t>
              </w:r>
              <w:r w:rsidRPr="00B711D2">
                <w:br/>
                <w:t>• Group management for AD</w:t>
              </w:r>
              <w:r w:rsidRPr="00B711D2">
                <w:br/>
                <w:t>• Role owner management for connected systems (e.g., SAP, JDE)</w:t>
              </w:r>
              <w:r w:rsidRPr="00B711D2">
                <w:br/>
                <w:t xml:space="preserve">• Group ownership management </w:t>
              </w:r>
              <w:r w:rsidRPr="00B711D2">
                <w:br/>
                <w:t xml:space="preserve">• Password reset </w:t>
              </w:r>
              <w:r w:rsidRPr="00B711D2">
                <w:br/>
                <w:t xml:space="preserve">• Reporting / Workflow Status </w:t>
              </w:r>
              <w:r w:rsidRPr="00B711D2">
                <w:br/>
                <w:t>• Auxiliary access management ( SAP System accounts, SAP Firefighter ID and SAP Emergency ID, etc.)</w:t>
              </w:r>
            </w:ins>
            <w:del w:id="156" w:author="Author">
              <w:r w:rsidRPr="00B711D2" w:rsidDel="005B2D3F">
                <w:delText>Self-service capability must be provided for:</w:delText>
              </w:r>
              <w:r w:rsidRPr="00B711D2" w:rsidDel="005B2D3F">
                <w:br/>
                <w:delText>• User profile (e.g. security word / date; security questions / answers)</w:delText>
              </w:r>
              <w:r w:rsidRPr="00B711D2" w:rsidDel="005B2D3F">
                <w:br/>
                <w:delText xml:space="preserve">• User access management </w:delText>
              </w:r>
              <w:r w:rsidRPr="00B711D2" w:rsidDel="005B2D3F">
                <w:br/>
                <w:delText>• Group management for AD</w:delText>
              </w:r>
              <w:r w:rsidRPr="00B711D2" w:rsidDel="005B2D3F">
                <w:br/>
                <w:delText>• Role owner management for connected systems (e.g., SAP, JDE)</w:delText>
              </w:r>
              <w:r w:rsidRPr="00B711D2" w:rsidDel="005B2D3F">
                <w:br/>
                <w:delText xml:space="preserve">• Group ownership management </w:delText>
              </w:r>
              <w:r w:rsidRPr="00B711D2" w:rsidDel="005B2D3F">
                <w:br/>
                <w:delText xml:space="preserve">• Password reset </w:delText>
              </w:r>
              <w:r w:rsidRPr="00B711D2" w:rsidDel="005B2D3F">
                <w:br/>
                <w:delText xml:space="preserve">• Reporting / Workflow Status </w:delText>
              </w:r>
              <w:r w:rsidRPr="00B711D2" w:rsidDel="005B2D3F">
                <w:br/>
                <w:delText>• Auxiliary access management ( SAP System accounts, SAP Firefighter ID and SAP Emergency ID, etc.)</w:delText>
              </w:r>
            </w:del>
          </w:p>
        </w:tc>
      </w:tr>
      <w:tr w:rsidR="00076FF4" w:rsidRPr="00B711D2" w14:paraId="392FF003" w14:textId="77777777" w:rsidTr="00250134">
        <w:trPr>
          <w:trHeight w:val="1004"/>
        </w:trPr>
        <w:tc>
          <w:tcPr>
            <w:tcW w:w="1345" w:type="dxa"/>
            <w:hideMark/>
          </w:tcPr>
          <w:p w14:paraId="14DCE268" w14:textId="77777777" w:rsidR="00076FF4" w:rsidRPr="00B711D2" w:rsidRDefault="00076FF4" w:rsidP="00076FF4">
            <w:pPr>
              <w:jc w:val="left"/>
            </w:pPr>
            <w:r w:rsidRPr="00B711D2">
              <w:t>11.1.02</w:t>
            </w:r>
          </w:p>
        </w:tc>
        <w:tc>
          <w:tcPr>
            <w:tcW w:w="8005" w:type="dxa"/>
            <w:hideMark/>
          </w:tcPr>
          <w:p w14:paraId="231AEA47" w14:textId="77777777" w:rsidR="00076FF4" w:rsidRDefault="00076FF4" w:rsidP="00076FF4">
            <w:pPr>
              <w:jc w:val="left"/>
              <w:rPr>
                <w:ins w:id="157" w:author="Author"/>
              </w:rPr>
            </w:pPr>
            <w:ins w:id="158" w:author="Author">
              <w:r>
                <w:t>End-users should be able to the check the status for their respective access requests. (i.e. completed or pending). Also, the administrators can check status for access requests generated by end users.</w:t>
              </w:r>
            </w:ins>
          </w:p>
          <w:p w14:paraId="78E6614E" w14:textId="574C3F08" w:rsidR="00076FF4" w:rsidRPr="00B711D2" w:rsidRDefault="00076FF4" w:rsidP="00076FF4">
            <w:pPr>
              <w:jc w:val="left"/>
            </w:pPr>
            <w:del w:id="159" w:author="Author">
              <w:r w:rsidRPr="00B711D2" w:rsidDel="005B2D3F">
                <w:delText>Provide ability for end-users and administrators to check the workflow status of access management requests.</w:delText>
              </w:r>
            </w:del>
          </w:p>
        </w:tc>
      </w:tr>
      <w:tr w:rsidR="00076FF4" w:rsidRPr="00B711D2" w14:paraId="13450624" w14:textId="77777777" w:rsidTr="00250134">
        <w:trPr>
          <w:trHeight w:val="1004"/>
        </w:trPr>
        <w:tc>
          <w:tcPr>
            <w:tcW w:w="1345" w:type="dxa"/>
            <w:hideMark/>
          </w:tcPr>
          <w:p w14:paraId="7F177489" w14:textId="77777777" w:rsidR="00076FF4" w:rsidRPr="00B711D2" w:rsidRDefault="00076FF4" w:rsidP="00076FF4">
            <w:pPr>
              <w:jc w:val="left"/>
            </w:pPr>
            <w:r w:rsidRPr="00B711D2">
              <w:t>11.1.04</w:t>
            </w:r>
          </w:p>
        </w:tc>
        <w:tc>
          <w:tcPr>
            <w:tcW w:w="8005" w:type="dxa"/>
            <w:hideMark/>
          </w:tcPr>
          <w:p w14:paraId="41DE969E" w14:textId="2EAB4388" w:rsidR="00076FF4" w:rsidRPr="00B711D2" w:rsidRDefault="00076FF4" w:rsidP="00076FF4">
            <w:pPr>
              <w:jc w:val="left"/>
            </w:pPr>
            <w:ins w:id="160" w:author="Author">
              <w:r w:rsidRPr="00B711D2">
                <w:t xml:space="preserve">Requesters, Service Desk Analysts and Administrators will have the ability to cancel requests. </w:t>
              </w:r>
            </w:ins>
            <w:del w:id="161" w:author="Author">
              <w:r w:rsidRPr="00B711D2" w:rsidDel="005B2D3F">
                <w:delText xml:space="preserve">Requesters, Service Desk Analysts and Administrators will have the ability to cancel requests. </w:delText>
              </w:r>
            </w:del>
          </w:p>
        </w:tc>
      </w:tr>
      <w:tr w:rsidR="00076FF4" w:rsidRPr="00B711D2" w14:paraId="7778C039" w14:textId="77777777" w:rsidTr="00250134">
        <w:trPr>
          <w:trHeight w:val="1004"/>
        </w:trPr>
        <w:tc>
          <w:tcPr>
            <w:tcW w:w="1345" w:type="dxa"/>
            <w:hideMark/>
          </w:tcPr>
          <w:p w14:paraId="5A094547" w14:textId="77777777" w:rsidR="00076FF4" w:rsidRPr="00B711D2" w:rsidRDefault="00076FF4" w:rsidP="00076FF4">
            <w:pPr>
              <w:jc w:val="left"/>
            </w:pPr>
            <w:r w:rsidRPr="00B711D2">
              <w:t>11.1.09</w:t>
            </w:r>
          </w:p>
        </w:tc>
        <w:tc>
          <w:tcPr>
            <w:tcW w:w="8005" w:type="dxa"/>
            <w:hideMark/>
          </w:tcPr>
          <w:p w14:paraId="30B3A975" w14:textId="13D640AB" w:rsidR="00076FF4" w:rsidRPr="00B711D2" w:rsidRDefault="00076FF4" w:rsidP="00076FF4">
            <w:pPr>
              <w:jc w:val="left"/>
            </w:pPr>
            <w:ins w:id="162" w:author="Author">
              <w:r>
                <w:t xml:space="preserve">The system should be interactive and user-friendly. </w:t>
              </w:r>
              <w:r>
                <w:br/>
                <w:t>For this, quick links and forms should be implemented which would trigger a workflow in background.</w:t>
              </w:r>
            </w:ins>
            <w:del w:id="163" w:author="Author">
              <w:r w:rsidRPr="00B711D2" w:rsidDel="005B2D3F">
                <w:delText>The IdM system will be intuitive and simple to use by end users</w:delText>
              </w:r>
            </w:del>
          </w:p>
        </w:tc>
      </w:tr>
      <w:tr w:rsidR="00076FF4" w:rsidRPr="00B711D2" w14:paraId="3B7EFD01" w14:textId="77777777" w:rsidTr="00250134">
        <w:trPr>
          <w:trHeight w:val="1004"/>
        </w:trPr>
        <w:tc>
          <w:tcPr>
            <w:tcW w:w="1345" w:type="dxa"/>
            <w:hideMark/>
          </w:tcPr>
          <w:p w14:paraId="6E7338ED" w14:textId="77777777" w:rsidR="00076FF4" w:rsidRPr="00B711D2" w:rsidRDefault="00076FF4" w:rsidP="00076FF4">
            <w:pPr>
              <w:jc w:val="left"/>
            </w:pPr>
            <w:r w:rsidRPr="00B711D2">
              <w:t>11.1.10</w:t>
            </w:r>
          </w:p>
        </w:tc>
        <w:tc>
          <w:tcPr>
            <w:tcW w:w="8005" w:type="dxa"/>
            <w:hideMark/>
          </w:tcPr>
          <w:p w14:paraId="555BBD6E" w14:textId="77ABCB6F" w:rsidR="00076FF4" w:rsidRPr="00B711D2" w:rsidRDefault="00076FF4" w:rsidP="00076FF4">
            <w:pPr>
              <w:jc w:val="left"/>
            </w:pPr>
            <w:ins w:id="164" w:author="Author">
              <w:r>
                <w:t xml:space="preserve">Once end users are logged into the systems, they must only see options that they have access to and only be able to perform the operations </w:t>
              </w:r>
              <w:r w:rsidRPr="00B711D2">
                <w:t>that they have been explicitly granted permissions.</w:t>
              </w:r>
            </w:ins>
            <w:del w:id="165" w:author="Author">
              <w:r w:rsidRPr="00B711D2" w:rsidDel="005B2D3F">
                <w:delText>Users must only see the elements they have access to and should only be able to perform the operations that they have been explicitly granted permissions.</w:delText>
              </w:r>
            </w:del>
          </w:p>
        </w:tc>
      </w:tr>
      <w:tr w:rsidR="00076FF4" w:rsidRPr="00B711D2" w14:paraId="0687D8BE" w14:textId="77777777" w:rsidTr="00250134">
        <w:trPr>
          <w:trHeight w:val="1004"/>
        </w:trPr>
        <w:tc>
          <w:tcPr>
            <w:tcW w:w="1345" w:type="dxa"/>
            <w:noWrap/>
            <w:hideMark/>
          </w:tcPr>
          <w:p w14:paraId="11BCD340" w14:textId="77777777" w:rsidR="00076FF4" w:rsidRPr="00B711D2" w:rsidRDefault="00076FF4" w:rsidP="00076FF4">
            <w:pPr>
              <w:jc w:val="left"/>
            </w:pPr>
            <w:r w:rsidRPr="00B711D2">
              <w:t> </w:t>
            </w:r>
          </w:p>
        </w:tc>
        <w:tc>
          <w:tcPr>
            <w:tcW w:w="8005" w:type="dxa"/>
            <w:hideMark/>
          </w:tcPr>
          <w:p w14:paraId="189AADCD" w14:textId="77777777" w:rsidR="00076FF4" w:rsidRDefault="00076FF4" w:rsidP="00076FF4">
            <w:pPr>
              <w:jc w:val="left"/>
              <w:rPr>
                <w:ins w:id="166" w:author="Author"/>
              </w:rPr>
            </w:pPr>
            <w:ins w:id="167" w:author="Author">
              <w:r>
                <w:t xml:space="preserve">Security administrators </w:t>
              </w:r>
              <w:r w:rsidRPr="00B711D2">
                <w:t xml:space="preserve">(e.g., administrators) </w:t>
              </w:r>
              <w:r>
                <w:t xml:space="preserve">should be able to raise a ticket in </w:t>
              </w:r>
              <w:proofErr w:type="spellStart"/>
              <w:r>
                <w:t>servicenow</w:t>
              </w:r>
              <w:proofErr w:type="spellEnd"/>
              <w:r>
                <w:t xml:space="preserve"> for capturing of new contractor data.</w:t>
              </w:r>
            </w:ins>
          </w:p>
          <w:p w14:paraId="14010775" w14:textId="010A561C" w:rsidR="00076FF4" w:rsidRPr="00B711D2" w:rsidRDefault="00076FF4" w:rsidP="00076FF4">
            <w:pPr>
              <w:jc w:val="left"/>
            </w:pPr>
            <w:commentRangeStart w:id="168"/>
            <w:commentRangeEnd w:id="168"/>
            <w:ins w:id="169" w:author="Author">
              <w:r>
                <w:rPr>
                  <w:rStyle w:val="CommentReference"/>
                  <w:szCs w:val="20"/>
                </w:rPr>
                <w:commentReference w:id="168"/>
              </w:r>
            </w:ins>
            <w:del w:id="170" w:author="Author">
              <w:r w:rsidRPr="00B711D2" w:rsidDel="005B2D3F">
                <w:delText xml:space="preserve">Support initial capturing of new contractor data from security administrators (e.g., administrators) via ServiceNow </w:delText>
              </w:r>
            </w:del>
          </w:p>
        </w:tc>
      </w:tr>
      <w:tr w:rsidR="00076FF4" w:rsidRPr="00B711D2" w14:paraId="5CCF768F" w14:textId="77777777" w:rsidTr="00250134">
        <w:trPr>
          <w:trHeight w:val="1004"/>
        </w:trPr>
        <w:tc>
          <w:tcPr>
            <w:tcW w:w="1345" w:type="dxa"/>
            <w:noWrap/>
            <w:hideMark/>
          </w:tcPr>
          <w:p w14:paraId="24929E35" w14:textId="77777777" w:rsidR="00076FF4" w:rsidRPr="00B711D2" w:rsidRDefault="00076FF4" w:rsidP="00076FF4">
            <w:pPr>
              <w:jc w:val="left"/>
            </w:pPr>
            <w:r w:rsidRPr="00B711D2">
              <w:t> </w:t>
            </w:r>
          </w:p>
        </w:tc>
        <w:tc>
          <w:tcPr>
            <w:tcW w:w="8005" w:type="dxa"/>
            <w:hideMark/>
          </w:tcPr>
          <w:p w14:paraId="27CC1F09" w14:textId="6AEE13BE" w:rsidR="00076FF4" w:rsidRPr="00B711D2" w:rsidRDefault="00076FF4" w:rsidP="00076FF4">
            <w:pPr>
              <w:jc w:val="left"/>
            </w:pPr>
            <w:ins w:id="171" w:author="Author">
              <w:r w:rsidRPr="00B711D2">
                <w:t xml:space="preserve">Support dynamic delegation to specific identity administrators based on a user’s attribute values (cost center, job code, </w:t>
              </w:r>
              <w:commentRangeStart w:id="172"/>
              <w:r w:rsidRPr="00B711D2">
                <w:t>etc</w:t>
              </w:r>
              <w:commentRangeEnd w:id="172"/>
              <w:r>
                <w:rPr>
                  <w:rStyle w:val="CommentReference"/>
                  <w:szCs w:val="20"/>
                </w:rPr>
                <w:commentReference w:id="172"/>
              </w:r>
              <w:r w:rsidRPr="00B711D2">
                <w:t>.)</w:t>
              </w:r>
            </w:ins>
            <w:del w:id="173" w:author="Author">
              <w:r w:rsidRPr="00B711D2" w:rsidDel="005B2D3F">
                <w:delText>Support dynamic delegation to specific identity administrators based on a user’s attribute values (cost center, job code, etc.)</w:delText>
              </w:r>
            </w:del>
          </w:p>
        </w:tc>
      </w:tr>
      <w:tr w:rsidR="00076FF4" w:rsidRPr="00B711D2" w14:paraId="775E4B5C" w14:textId="77777777" w:rsidTr="00250134">
        <w:trPr>
          <w:trHeight w:val="1004"/>
        </w:trPr>
        <w:tc>
          <w:tcPr>
            <w:tcW w:w="1345" w:type="dxa"/>
            <w:noWrap/>
            <w:hideMark/>
          </w:tcPr>
          <w:p w14:paraId="1E042112" w14:textId="77777777" w:rsidR="00076FF4" w:rsidRPr="00B711D2" w:rsidRDefault="00076FF4" w:rsidP="00076FF4">
            <w:pPr>
              <w:jc w:val="left"/>
            </w:pPr>
            <w:r w:rsidRPr="00B711D2">
              <w:t> </w:t>
            </w:r>
          </w:p>
        </w:tc>
        <w:tc>
          <w:tcPr>
            <w:tcW w:w="8005" w:type="dxa"/>
            <w:hideMark/>
          </w:tcPr>
          <w:p w14:paraId="3F4E84BC" w14:textId="77777777" w:rsidR="00076FF4" w:rsidRDefault="00076FF4" w:rsidP="00076FF4">
            <w:pPr>
              <w:jc w:val="left"/>
              <w:rPr>
                <w:ins w:id="174" w:author="Author"/>
              </w:rPr>
            </w:pPr>
            <w:ins w:id="175" w:author="Author">
              <w:r>
                <w:t>Administrators should get regular reminders and notification to perform work-flow tasks.</w:t>
              </w:r>
            </w:ins>
          </w:p>
          <w:p w14:paraId="1F757034" w14:textId="55D3F443" w:rsidR="00076FF4" w:rsidRPr="00B711D2" w:rsidRDefault="00076FF4" w:rsidP="00076FF4">
            <w:pPr>
              <w:jc w:val="left"/>
            </w:pPr>
            <w:del w:id="176" w:author="Author">
              <w:r w:rsidRPr="00B711D2" w:rsidDel="005B2D3F">
                <w:delText>Support for reminders to identity administrators who are required to perform workflow tasks</w:delText>
              </w:r>
            </w:del>
          </w:p>
        </w:tc>
      </w:tr>
      <w:tr w:rsidR="00076FF4" w:rsidRPr="00B711D2" w14:paraId="5B17B1DA" w14:textId="77777777" w:rsidTr="00250134">
        <w:trPr>
          <w:trHeight w:val="1004"/>
        </w:trPr>
        <w:tc>
          <w:tcPr>
            <w:tcW w:w="1345" w:type="dxa"/>
            <w:noWrap/>
            <w:hideMark/>
          </w:tcPr>
          <w:p w14:paraId="777E0BC5" w14:textId="77777777" w:rsidR="00076FF4" w:rsidRPr="00B711D2" w:rsidRDefault="00076FF4" w:rsidP="00076FF4">
            <w:pPr>
              <w:jc w:val="left"/>
            </w:pPr>
            <w:r w:rsidRPr="00B711D2">
              <w:lastRenderedPageBreak/>
              <w:t> </w:t>
            </w:r>
          </w:p>
        </w:tc>
        <w:tc>
          <w:tcPr>
            <w:tcW w:w="8005" w:type="dxa"/>
            <w:hideMark/>
          </w:tcPr>
          <w:p w14:paraId="34B26806" w14:textId="77777777" w:rsidR="00076FF4" w:rsidRDefault="00076FF4" w:rsidP="00076FF4">
            <w:pPr>
              <w:jc w:val="left"/>
              <w:rPr>
                <w:ins w:id="177" w:author="Author"/>
              </w:rPr>
            </w:pPr>
            <w:ins w:id="178" w:author="Author">
              <w:r>
                <w:t>Users should be able to register themselves for specific services</w:t>
              </w:r>
            </w:ins>
          </w:p>
          <w:p w14:paraId="3B4D6B2C" w14:textId="77777777" w:rsidR="00076FF4" w:rsidRDefault="00076FF4" w:rsidP="00076FF4">
            <w:pPr>
              <w:jc w:val="left"/>
              <w:rPr>
                <w:ins w:id="179" w:author="Author"/>
              </w:rPr>
            </w:pPr>
          </w:p>
          <w:p w14:paraId="24154B48" w14:textId="77777777" w:rsidR="00076FF4" w:rsidRDefault="00076FF4" w:rsidP="00076FF4">
            <w:pPr>
              <w:rPr>
                <w:ins w:id="180" w:author="Author"/>
              </w:rPr>
            </w:pPr>
          </w:p>
          <w:p w14:paraId="39966E71" w14:textId="4246E455" w:rsidR="00076FF4" w:rsidRPr="00B711D2" w:rsidRDefault="00076FF4" w:rsidP="00076FF4">
            <w:pPr>
              <w:jc w:val="left"/>
            </w:pPr>
            <w:del w:id="181" w:author="Author">
              <w:r w:rsidRPr="00B711D2" w:rsidDel="005B2D3F">
                <w:delText>Support self-registration security requests for specific services</w:delText>
              </w:r>
            </w:del>
          </w:p>
        </w:tc>
      </w:tr>
      <w:tr w:rsidR="00076FF4" w:rsidRPr="00B711D2" w14:paraId="72D392C5" w14:textId="77777777" w:rsidTr="00250134">
        <w:trPr>
          <w:trHeight w:val="1004"/>
        </w:trPr>
        <w:tc>
          <w:tcPr>
            <w:tcW w:w="1345" w:type="dxa"/>
            <w:noWrap/>
            <w:hideMark/>
          </w:tcPr>
          <w:p w14:paraId="370ED901" w14:textId="77777777" w:rsidR="00076FF4" w:rsidRPr="00B711D2" w:rsidRDefault="00076FF4" w:rsidP="00076FF4">
            <w:pPr>
              <w:jc w:val="left"/>
            </w:pPr>
            <w:r w:rsidRPr="00B711D2">
              <w:t>NEW</w:t>
            </w:r>
          </w:p>
        </w:tc>
        <w:tc>
          <w:tcPr>
            <w:tcW w:w="8005" w:type="dxa"/>
            <w:hideMark/>
          </w:tcPr>
          <w:p w14:paraId="0AA1EECF" w14:textId="77777777" w:rsidR="00076FF4" w:rsidRDefault="00076FF4" w:rsidP="00076FF4">
            <w:pPr>
              <w:jc w:val="left"/>
              <w:rPr>
                <w:ins w:id="182" w:author="Author"/>
              </w:rPr>
            </w:pPr>
            <w:ins w:id="183" w:author="Author">
              <w:r>
                <w:t>Administrators will have the ability to reassign the approval task to another manager. And they won’t be able to assign to themselves.</w:t>
              </w:r>
            </w:ins>
          </w:p>
          <w:p w14:paraId="4FA7C8EA" w14:textId="3F9678B8" w:rsidR="00076FF4" w:rsidRPr="00B711D2" w:rsidRDefault="00076FF4" w:rsidP="00076FF4">
            <w:pPr>
              <w:jc w:val="left"/>
            </w:pPr>
            <w:del w:id="184" w:author="Author">
              <w:r w:rsidRPr="00B711D2" w:rsidDel="005B2D3F">
                <w:delText>Provide ability for administators to reassign approval task to another manager; while preventing them from assigning to themselves.</w:delText>
              </w:r>
            </w:del>
          </w:p>
        </w:tc>
      </w:tr>
    </w:tbl>
    <w:p w14:paraId="39B280A2" w14:textId="77777777" w:rsidR="00643DAA" w:rsidRDefault="00643DAA" w:rsidP="00643DAA"/>
    <w:p w14:paraId="1F9ECD64" w14:textId="77777777" w:rsidR="00643DAA" w:rsidRDefault="00643DAA" w:rsidP="000F722C">
      <w:pPr>
        <w:suppressAutoHyphens/>
        <w:rPr>
          <w:rFonts w:ascii="Arial" w:hAnsi="Arial" w:cs="Arial"/>
          <w:iCs/>
          <w:sz w:val="20"/>
          <w:szCs w:val="20"/>
        </w:rPr>
      </w:pPr>
    </w:p>
    <w:p w14:paraId="642767F8" w14:textId="5931C234" w:rsidR="004E0243" w:rsidRDefault="004E0243" w:rsidP="00C16EF7">
      <w:pPr>
        <w:rPr>
          <w:rFonts w:ascii="Arial" w:hAnsi="Arial" w:cs="Arial"/>
          <w:b/>
        </w:rPr>
      </w:pPr>
    </w:p>
    <w:p w14:paraId="64F435CE" w14:textId="021D3670" w:rsidR="004E0243" w:rsidRDefault="004E0243" w:rsidP="00C16EF7">
      <w:pPr>
        <w:rPr>
          <w:rFonts w:ascii="Arial" w:hAnsi="Arial" w:cs="Arial"/>
          <w:b/>
        </w:rPr>
      </w:pPr>
    </w:p>
    <w:p w14:paraId="35BE2255" w14:textId="5A37E0D6" w:rsidR="00880837" w:rsidRDefault="00880837" w:rsidP="00C16EF7">
      <w:pPr>
        <w:rPr>
          <w:rFonts w:ascii="Arial" w:hAnsi="Arial" w:cs="Arial"/>
          <w:b/>
        </w:rPr>
      </w:pPr>
    </w:p>
    <w:p w14:paraId="2CB946F0" w14:textId="5AE32CD1" w:rsidR="00880837" w:rsidRDefault="00880837" w:rsidP="00C16EF7">
      <w:pPr>
        <w:rPr>
          <w:rFonts w:ascii="Arial" w:hAnsi="Arial" w:cs="Arial"/>
          <w:b/>
        </w:rPr>
      </w:pPr>
    </w:p>
    <w:p w14:paraId="583B40A4" w14:textId="77777777" w:rsidR="00880837" w:rsidRDefault="00880837" w:rsidP="00C16EF7">
      <w:pPr>
        <w:rPr>
          <w:rFonts w:ascii="Arial" w:hAnsi="Arial" w:cs="Arial"/>
          <w:b/>
        </w:rPr>
      </w:pPr>
    </w:p>
    <w:p w14:paraId="7A61C003" w14:textId="77777777" w:rsidR="004E0243" w:rsidRPr="00C16EF7" w:rsidRDefault="004E0243" w:rsidP="00C16EF7">
      <w:pPr>
        <w:rPr>
          <w:rFonts w:ascii="Arial" w:hAnsi="Arial" w:cs="Arial"/>
          <w:b/>
        </w:rPr>
      </w:pPr>
    </w:p>
    <w:p w14:paraId="5200DE8A" w14:textId="77777777" w:rsidR="00B1217F" w:rsidRDefault="00B1217F" w:rsidP="00F247A3">
      <w:pPr>
        <w:pStyle w:val="Heading2"/>
        <w:numPr>
          <w:ilvl w:val="1"/>
          <w:numId w:val="14"/>
        </w:numPr>
        <w:rPr>
          <w:rFonts w:ascii="Arial" w:hAnsi="Arial" w:cs="Arial"/>
        </w:rPr>
      </w:pPr>
      <w:bookmarkStart w:id="185" w:name="_Toc525115103"/>
      <w:r>
        <w:rPr>
          <w:rFonts w:ascii="Arial" w:hAnsi="Arial" w:cs="Arial"/>
        </w:rPr>
        <w:t>Non-Functional Requirements</w:t>
      </w:r>
      <w:bookmarkEnd w:id="185"/>
    </w:p>
    <w:p w14:paraId="0666328C" w14:textId="77777777" w:rsidR="00F247A3" w:rsidRPr="00F247A3" w:rsidRDefault="00F247A3" w:rsidP="00F247A3"/>
    <w:tbl>
      <w:tblPr>
        <w:tblW w:w="8700" w:type="dxa"/>
        <w:tblInd w:w="-10" w:type="dxa"/>
        <w:tblLook w:val="04A0" w:firstRow="1" w:lastRow="0" w:firstColumn="1" w:lastColumn="0" w:noHBand="0" w:noVBand="1"/>
      </w:tblPr>
      <w:tblGrid>
        <w:gridCol w:w="1378"/>
        <w:gridCol w:w="4632"/>
        <w:gridCol w:w="2690"/>
      </w:tblGrid>
      <w:tr w:rsidR="00B1217F" w:rsidRPr="004F559B" w14:paraId="1E32577E" w14:textId="77777777" w:rsidTr="006B70F0">
        <w:trPr>
          <w:trHeight w:val="301"/>
        </w:trPr>
        <w:tc>
          <w:tcPr>
            <w:tcW w:w="1378" w:type="dxa"/>
            <w:tcBorders>
              <w:top w:val="single" w:sz="4" w:space="0" w:color="auto"/>
              <w:left w:val="single" w:sz="8" w:space="0" w:color="auto"/>
              <w:bottom w:val="single" w:sz="8" w:space="0" w:color="auto"/>
              <w:right w:val="single" w:sz="8" w:space="0" w:color="auto"/>
            </w:tcBorders>
            <w:shd w:val="clear" w:color="auto" w:fill="auto"/>
            <w:vAlign w:val="center"/>
            <w:hideMark/>
          </w:tcPr>
          <w:p w14:paraId="19ADD33E" w14:textId="77777777" w:rsidR="00B1217F" w:rsidRPr="004F559B" w:rsidRDefault="00B1217F" w:rsidP="00F95CD4">
            <w:pPr>
              <w:jc w:val="center"/>
              <w:rPr>
                <w:rFonts w:ascii="Book Antiqua" w:eastAsia="Times New Roman" w:hAnsi="Book Antiqua" w:cs="Times New Roman"/>
                <w:color w:val="000000"/>
                <w:szCs w:val="22"/>
                <w:lang w:eastAsia="en-US"/>
              </w:rPr>
            </w:pPr>
            <w:r w:rsidRPr="004F559B">
              <w:rPr>
                <w:rFonts w:ascii="Book Antiqua" w:eastAsia="Times New Roman" w:hAnsi="Book Antiqua" w:cs="Times New Roman"/>
                <w:color w:val="000000"/>
                <w:szCs w:val="20"/>
                <w:lang w:eastAsia="en-US"/>
              </w:rPr>
              <w:t>BR- 1.12</w:t>
            </w:r>
          </w:p>
        </w:tc>
        <w:tc>
          <w:tcPr>
            <w:tcW w:w="4632" w:type="dxa"/>
            <w:tcBorders>
              <w:top w:val="single" w:sz="4" w:space="0" w:color="auto"/>
              <w:left w:val="nil"/>
              <w:bottom w:val="single" w:sz="8" w:space="0" w:color="auto"/>
              <w:right w:val="single" w:sz="8" w:space="0" w:color="auto"/>
            </w:tcBorders>
            <w:shd w:val="clear" w:color="auto" w:fill="auto"/>
            <w:vAlign w:val="center"/>
          </w:tcPr>
          <w:p w14:paraId="3C8DB5B5" w14:textId="39C6D4D7" w:rsidR="00B1217F" w:rsidRPr="004F559B" w:rsidRDefault="00B1217F" w:rsidP="00F95CD4">
            <w:pPr>
              <w:jc w:val="left"/>
              <w:rPr>
                <w:rFonts w:ascii="Times New Roman" w:eastAsia="Times New Roman" w:hAnsi="Times New Roman" w:cs="Times New Roman"/>
                <w:color w:val="000000"/>
                <w:sz w:val="24"/>
                <w:szCs w:val="24"/>
                <w:lang w:eastAsia="en-US"/>
              </w:rPr>
            </w:pPr>
          </w:p>
        </w:tc>
        <w:tc>
          <w:tcPr>
            <w:tcW w:w="2690" w:type="dxa"/>
            <w:tcBorders>
              <w:top w:val="single" w:sz="4" w:space="0" w:color="auto"/>
              <w:left w:val="nil"/>
              <w:bottom w:val="single" w:sz="8" w:space="0" w:color="auto"/>
              <w:right w:val="single" w:sz="8" w:space="0" w:color="auto"/>
            </w:tcBorders>
            <w:shd w:val="clear" w:color="auto" w:fill="auto"/>
            <w:vAlign w:val="center"/>
          </w:tcPr>
          <w:p w14:paraId="2380C5D6" w14:textId="4E40446B" w:rsidR="00B1217F" w:rsidRPr="004F559B" w:rsidRDefault="00B1217F" w:rsidP="00F95CD4">
            <w:pPr>
              <w:jc w:val="left"/>
              <w:rPr>
                <w:rFonts w:ascii="Book Antiqua" w:eastAsia="Times New Roman" w:hAnsi="Book Antiqua" w:cs="Times New Roman"/>
                <w:color w:val="000000"/>
                <w:szCs w:val="22"/>
                <w:lang w:eastAsia="en-US"/>
              </w:rPr>
            </w:pPr>
          </w:p>
        </w:tc>
      </w:tr>
      <w:tr w:rsidR="00B1217F" w:rsidRPr="004F559B" w14:paraId="1BCB87C4" w14:textId="77777777" w:rsidTr="006B70F0">
        <w:trPr>
          <w:trHeight w:val="301"/>
        </w:trPr>
        <w:tc>
          <w:tcPr>
            <w:tcW w:w="1378" w:type="dxa"/>
            <w:tcBorders>
              <w:top w:val="nil"/>
              <w:left w:val="single" w:sz="8" w:space="0" w:color="auto"/>
              <w:bottom w:val="single" w:sz="8" w:space="0" w:color="auto"/>
              <w:right w:val="single" w:sz="8" w:space="0" w:color="auto"/>
            </w:tcBorders>
            <w:shd w:val="clear" w:color="auto" w:fill="auto"/>
            <w:vAlign w:val="center"/>
          </w:tcPr>
          <w:p w14:paraId="0C5351D2" w14:textId="77777777" w:rsidR="00B1217F" w:rsidRPr="004F559B" w:rsidRDefault="00B1217F" w:rsidP="00B1217F">
            <w:pPr>
              <w:jc w:val="center"/>
              <w:rPr>
                <w:rFonts w:ascii="Book Antiqua" w:eastAsia="Times New Roman" w:hAnsi="Book Antiqua" w:cs="Times New Roman"/>
                <w:color w:val="000000"/>
                <w:szCs w:val="22"/>
                <w:lang w:eastAsia="en-US"/>
              </w:rPr>
            </w:pPr>
            <w:r w:rsidRPr="004F559B">
              <w:rPr>
                <w:rFonts w:ascii="Book Antiqua" w:eastAsia="Times New Roman" w:hAnsi="Book Antiqua" w:cs="Times New Roman"/>
                <w:color w:val="000000"/>
                <w:szCs w:val="20"/>
                <w:lang w:eastAsia="en-US"/>
              </w:rPr>
              <w:t>BR- 1.13</w:t>
            </w:r>
          </w:p>
        </w:tc>
        <w:tc>
          <w:tcPr>
            <w:tcW w:w="4632" w:type="dxa"/>
            <w:tcBorders>
              <w:top w:val="nil"/>
              <w:left w:val="nil"/>
              <w:bottom w:val="single" w:sz="8" w:space="0" w:color="auto"/>
              <w:right w:val="single" w:sz="8" w:space="0" w:color="auto"/>
            </w:tcBorders>
            <w:shd w:val="clear" w:color="auto" w:fill="auto"/>
            <w:vAlign w:val="center"/>
          </w:tcPr>
          <w:p w14:paraId="73769EFB" w14:textId="1BDFFF52" w:rsidR="00B1217F" w:rsidRPr="004F559B" w:rsidRDefault="00B1217F" w:rsidP="00B1217F">
            <w:pPr>
              <w:jc w:val="left"/>
              <w:rPr>
                <w:rFonts w:ascii="Times New Roman" w:eastAsia="Times New Roman" w:hAnsi="Times New Roman" w:cs="Times New Roman"/>
                <w:color w:val="000000"/>
                <w:sz w:val="24"/>
                <w:szCs w:val="24"/>
                <w:lang w:eastAsia="en-US"/>
              </w:rPr>
            </w:pPr>
          </w:p>
        </w:tc>
        <w:tc>
          <w:tcPr>
            <w:tcW w:w="2690" w:type="dxa"/>
            <w:tcBorders>
              <w:top w:val="nil"/>
              <w:left w:val="nil"/>
              <w:bottom w:val="single" w:sz="8" w:space="0" w:color="auto"/>
              <w:right w:val="single" w:sz="8" w:space="0" w:color="auto"/>
            </w:tcBorders>
            <w:shd w:val="clear" w:color="auto" w:fill="auto"/>
            <w:vAlign w:val="center"/>
          </w:tcPr>
          <w:p w14:paraId="28BDFE25" w14:textId="128DAE2B" w:rsidR="00B1217F" w:rsidRPr="004F559B" w:rsidRDefault="00B1217F" w:rsidP="00B1217F">
            <w:pPr>
              <w:jc w:val="left"/>
              <w:rPr>
                <w:rFonts w:ascii="Book Antiqua" w:eastAsia="Times New Roman" w:hAnsi="Book Antiqua" w:cs="Times New Roman"/>
                <w:color w:val="000000"/>
                <w:szCs w:val="22"/>
                <w:lang w:eastAsia="en-US"/>
              </w:rPr>
            </w:pPr>
          </w:p>
        </w:tc>
      </w:tr>
      <w:tr w:rsidR="00646A16" w:rsidRPr="004F559B" w14:paraId="6CF910BC" w14:textId="77777777" w:rsidTr="006B70F0">
        <w:trPr>
          <w:trHeight w:val="301"/>
        </w:trPr>
        <w:tc>
          <w:tcPr>
            <w:tcW w:w="1378" w:type="dxa"/>
            <w:tcBorders>
              <w:top w:val="nil"/>
              <w:left w:val="single" w:sz="8" w:space="0" w:color="auto"/>
              <w:bottom w:val="single" w:sz="8" w:space="0" w:color="auto"/>
              <w:right w:val="single" w:sz="8" w:space="0" w:color="auto"/>
            </w:tcBorders>
            <w:shd w:val="clear" w:color="auto" w:fill="auto"/>
            <w:vAlign w:val="center"/>
          </w:tcPr>
          <w:p w14:paraId="6A243820" w14:textId="77777777" w:rsidR="00646A16" w:rsidRPr="004F559B" w:rsidRDefault="00646A16" w:rsidP="00646A16">
            <w:pPr>
              <w:jc w:val="center"/>
              <w:rPr>
                <w:rFonts w:ascii="Book Antiqua" w:eastAsia="Times New Roman" w:hAnsi="Book Antiqua" w:cs="Times New Roman"/>
                <w:color w:val="000000"/>
                <w:szCs w:val="22"/>
                <w:lang w:eastAsia="en-US"/>
              </w:rPr>
            </w:pPr>
            <w:r>
              <w:rPr>
                <w:rFonts w:ascii="Book Antiqua" w:eastAsia="Times New Roman" w:hAnsi="Book Antiqua" w:cs="Times New Roman"/>
                <w:color w:val="000000"/>
                <w:szCs w:val="22"/>
                <w:lang w:eastAsia="en-US"/>
              </w:rPr>
              <w:t>BR-1.16</w:t>
            </w:r>
          </w:p>
        </w:tc>
        <w:tc>
          <w:tcPr>
            <w:tcW w:w="4632" w:type="dxa"/>
            <w:tcBorders>
              <w:top w:val="nil"/>
              <w:left w:val="nil"/>
              <w:bottom w:val="single" w:sz="8" w:space="0" w:color="auto"/>
              <w:right w:val="single" w:sz="8" w:space="0" w:color="auto"/>
            </w:tcBorders>
            <w:shd w:val="clear" w:color="auto" w:fill="auto"/>
            <w:vAlign w:val="center"/>
          </w:tcPr>
          <w:p w14:paraId="55E058EF" w14:textId="7B529DA4" w:rsidR="00646A16" w:rsidRPr="004F559B" w:rsidRDefault="00646A16" w:rsidP="00646A16">
            <w:pPr>
              <w:jc w:val="left"/>
              <w:rPr>
                <w:rFonts w:ascii="Times New Roman" w:eastAsia="Times New Roman" w:hAnsi="Times New Roman" w:cs="Times New Roman"/>
                <w:color w:val="000000"/>
                <w:sz w:val="24"/>
                <w:szCs w:val="24"/>
                <w:lang w:eastAsia="en-US"/>
              </w:rPr>
            </w:pPr>
          </w:p>
        </w:tc>
        <w:tc>
          <w:tcPr>
            <w:tcW w:w="2690" w:type="dxa"/>
            <w:tcBorders>
              <w:top w:val="nil"/>
              <w:left w:val="nil"/>
              <w:bottom w:val="single" w:sz="8" w:space="0" w:color="auto"/>
              <w:right w:val="single" w:sz="8" w:space="0" w:color="auto"/>
            </w:tcBorders>
            <w:shd w:val="clear" w:color="auto" w:fill="auto"/>
            <w:vAlign w:val="center"/>
          </w:tcPr>
          <w:p w14:paraId="1AC0AEA8" w14:textId="605F6450" w:rsidR="00646A16" w:rsidRPr="004F559B" w:rsidRDefault="00646A16" w:rsidP="00646A16">
            <w:pPr>
              <w:jc w:val="left"/>
              <w:rPr>
                <w:rFonts w:ascii="Book Antiqua" w:eastAsia="Times New Roman" w:hAnsi="Book Antiqua" w:cs="Times New Roman"/>
                <w:color w:val="000000"/>
                <w:szCs w:val="22"/>
                <w:lang w:eastAsia="en-US"/>
              </w:rPr>
            </w:pPr>
          </w:p>
        </w:tc>
      </w:tr>
      <w:tr w:rsidR="00646A16" w:rsidRPr="004F559B" w14:paraId="00E39F50" w14:textId="77777777" w:rsidTr="006B70F0">
        <w:trPr>
          <w:trHeight w:val="301"/>
        </w:trPr>
        <w:tc>
          <w:tcPr>
            <w:tcW w:w="1378" w:type="dxa"/>
            <w:tcBorders>
              <w:top w:val="nil"/>
              <w:left w:val="single" w:sz="8" w:space="0" w:color="auto"/>
              <w:bottom w:val="single" w:sz="8" w:space="0" w:color="auto"/>
              <w:right w:val="single" w:sz="8" w:space="0" w:color="auto"/>
            </w:tcBorders>
            <w:shd w:val="clear" w:color="auto" w:fill="auto"/>
            <w:vAlign w:val="center"/>
          </w:tcPr>
          <w:p w14:paraId="2A03F4DC" w14:textId="77777777" w:rsidR="00646A16" w:rsidRPr="004F559B" w:rsidRDefault="00646A16" w:rsidP="00646A16">
            <w:pPr>
              <w:jc w:val="center"/>
              <w:rPr>
                <w:rFonts w:ascii="Book Antiqua" w:eastAsia="Times New Roman" w:hAnsi="Book Antiqua" w:cs="Times New Roman"/>
                <w:color w:val="000000"/>
                <w:szCs w:val="22"/>
                <w:lang w:eastAsia="en-US"/>
              </w:rPr>
            </w:pPr>
            <w:r w:rsidRPr="004F559B">
              <w:rPr>
                <w:rFonts w:ascii="Book Antiqua" w:eastAsia="Times New Roman" w:hAnsi="Book Antiqua" w:cs="Times New Roman"/>
                <w:color w:val="000000"/>
                <w:szCs w:val="20"/>
                <w:lang w:eastAsia="en-US"/>
              </w:rPr>
              <w:t>BR-1.17</w:t>
            </w:r>
          </w:p>
        </w:tc>
        <w:tc>
          <w:tcPr>
            <w:tcW w:w="4632" w:type="dxa"/>
            <w:tcBorders>
              <w:top w:val="nil"/>
              <w:left w:val="nil"/>
              <w:bottom w:val="single" w:sz="8" w:space="0" w:color="auto"/>
              <w:right w:val="single" w:sz="8" w:space="0" w:color="auto"/>
            </w:tcBorders>
            <w:shd w:val="clear" w:color="auto" w:fill="auto"/>
            <w:vAlign w:val="center"/>
          </w:tcPr>
          <w:p w14:paraId="74D5596F" w14:textId="2B7686E7" w:rsidR="00646A16" w:rsidRPr="004F559B" w:rsidRDefault="00646A16" w:rsidP="00646A16">
            <w:pPr>
              <w:jc w:val="left"/>
              <w:rPr>
                <w:rFonts w:ascii="Times New Roman" w:eastAsia="Times New Roman" w:hAnsi="Times New Roman" w:cs="Times New Roman"/>
                <w:color w:val="000000"/>
                <w:sz w:val="24"/>
                <w:szCs w:val="24"/>
                <w:lang w:eastAsia="en-US"/>
              </w:rPr>
            </w:pPr>
          </w:p>
        </w:tc>
        <w:tc>
          <w:tcPr>
            <w:tcW w:w="2690" w:type="dxa"/>
            <w:tcBorders>
              <w:top w:val="nil"/>
              <w:left w:val="nil"/>
              <w:bottom w:val="single" w:sz="8" w:space="0" w:color="auto"/>
              <w:right w:val="single" w:sz="8" w:space="0" w:color="auto"/>
            </w:tcBorders>
            <w:shd w:val="clear" w:color="auto" w:fill="auto"/>
            <w:vAlign w:val="center"/>
          </w:tcPr>
          <w:p w14:paraId="37D4FC66" w14:textId="46982FD9" w:rsidR="00646A16" w:rsidRPr="004F559B" w:rsidRDefault="00646A16" w:rsidP="00646A16">
            <w:pPr>
              <w:jc w:val="left"/>
              <w:rPr>
                <w:rFonts w:ascii="Book Antiqua" w:eastAsia="Times New Roman" w:hAnsi="Book Antiqua" w:cs="Times New Roman"/>
                <w:color w:val="000000"/>
                <w:szCs w:val="22"/>
                <w:lang w:eastAsia="en-US"/>
              </w:rPr>
            </w:pPr>
          </w:p>
        </w:tc>
      </w:tr>
    </w:tbl>
    <w:p w14:paraId="376373C4" w14:textId="77777777" w:rsidR="00B1217F" w:rsidRPr="00B1217F" w:rsidRDefault="00B1217F" w:rsidP="00B1217F"/>
    <w:p w14:paraId="7D5CE66A" w14:textId="77777777" w:rsidR="00782B53" w:rsidRPr="00CD12AB" w:rsidRDefault="00CD12AB" w:rsidP="00F247A3">
      <w:pPr>
        <w:pStyle w:val="Heading2"/>
        <w:numPr>
          <w:ilvl w:val="1"/>
          <w:numId w:val="14"/>
        </w:numPr>
        <w:rPr>
          <w:rFonts w:ascii="Arial" w:hAnsi="Arial" w:cs="Arial"/>
        </w:rPr>
      </w:pPr>
      <w:bookmarkStart w:id="186" w:name="_Toc525115104"/>
      <w:r>
        <w:rPr>
          <w:rFonts w:ascii="Arial" w:hAnsi="Arial" w:cs="Arial"/>
        </w:rPr>
        <w:t>Availability / Capacity</w:t>
      </w:r>
      <w:bookmarkEnd w:id="186"/>
    </w:p>
    <w:p w14:paraId="5BBD0A31" w14:textId="60736A1E" w:rsidR="00782B53" w:rsidRDefault="00782B53" w:rsidP="004A4231">
      <w:pPr>
        <w:ind w:left="2160"/>
      </w:pPr>
    </w:p>
    <w:p w14:paraId="46BAE933" w14:textId="77777777" w:rsidR="004A4231" w:rsidRDefault="004A4231" w:rsidP="004A4231">
      <w:pPr>
        <w:ind w:left="2160"/>
      </w:pPr>
    </w:p>
    <w:p w14:paraId="7F2B4543" w14:textId="77777777" w:rsidR="00EE3D54" w:rsidRPr="00905497" w:rsidRDefault="00EE3D54" w:rsidP="00F247A3">
      <w:pPr>
        <w:pStyle w:val="Heading1"/>
        <w:numPr>
          <w:ilvl w:val="0"/>
          <w:numId w:val="14"/>
        </w:numPr>
        <w:rPr>
          <w:rFonts w:ascii="Arial" w:hAnsi="Arial" w:cs="Arial"/>
        </w:rPr>
      </w:pPr>
      <w:bookmarkStart w:id="187" w:name="_Toc510361002"/>
      <w:bookmarkStart w:id="188" w:name="_Toc525115105"/>
      <w:r w:rsidRPr="00905497">
        <w:rPr>
          <w:rFonts w:ascii="Arial" w:hAnsi="Arial" w:cs="Arial"/>
        </w:rPr>
        <w:t>Use Case</w:t>
      </w:r>
      <w:r w:rsidR="009844A9" w:rsidRPr="00905497">
        <w:rPr>
          <w:rFonts w:ascii="Arial" w:hAnsi="Arial" w:cs="Arial"/>
        </w:rPr>
        <w:t>s</w:t>
      </w:r>
      <w:bookmarkEnd w:id="187"/>
      <w:bookmarkEnd w:id="188"/>
    </w:p>
    <w:p w14:paraId="3A0D22BC" w14:textId="6AE3A1E6" w:rsidR="00860F01" w:rsidRPr="00905497" w:rsidRDefault="00EE3D54" w:rsidP="000F722C">
      <w:pPr>
        <w:suppressAutoHyphens/>
        <w:spacing w:before="60" w:after="60"/>
        <w:rPr>
          <w:rFonts w:ascii="Arial" w:hAnsi="Arial" w:cs="Arial"/>
          <w:iCs/>
          <w:color w:val="222222"/>
          <w:sz w:val="20"/>
          <w:szCs w:val="20"/>
          <w:shd w:val="clear" w:color="auto" w:fill="FFFFFF"/>
        </w:rPr>
      </w:pPr>
      <w:r w:rsidRPr="00905497">
        <w:rPr>
          <w:rFonts w:ascii="Arial" w:hAnsi="Arial" w:cs="Arial"/>
          <w:iCs/>
          <w:color w:val="222222"/>
          <w:sz w:val="20"/>
          <w:szCs w:val="20"/>
          <w:shd w:val="clear" w:color="auto" w:fill="FFFFFF"/>
        </w:rPr>
        <w:t xml:space="preserve">This section contains the details of the </w:t>
      </w:r>
      <w:r w:rsidR="00B722CA" w:rsidRPr="00905497">
        <w:rPr>
          <w:rFonts w:ascii="Arial" w:hAnsi="Arial" w:cs="Arial"/>
          <w:iCs/>
          <w:color w:val="222222"/>
          <w:sz w:val="20"/>
          <w:szCs w:val="20"/>
          <w:shd w:val="clear" w:color="auto" w:fill="FFFFFF"/>
        </w:rPr>
        <w:t>use case</w:t>
      </w:r>
      <w:r w:rsidRPr="00905497">
        <w:rPr>
          <w:rFonts w:ascii="Arial" w:hAnsi="Arial" w:cs="Arial"/>
          <w:iCs/>
          <w:color w:val="222222"/>
          <w:sz w:val="20"/>
          <w:szCs w:val="20"/>
          <w:shd w:val="clear" w:color="auto" w:fill="FFFFFF"/>
        </w:rPr>
        <w:t xml:space="preserve">s which have been requested by </w:t>
      </w:r>
      <w:r w:rsidR="000D0A53">
        <w:rPr>
          <w:rFonts w:ascii="Arial" w:hAnsi="Arial" w:cs="Arial"/>
          <w:iCs/>
          <w:color w:val="222222"/>
          <w:sz w:val="20"/>
          <w:szCs w:val="20"/>
          <w:shd w:val="clear" w:color="auto" w:fill="FFFFFF"/>
          <w:lang w:val="en-GB"/>
        </w:rPr>
        <w:t>Altria</w:t>
      </w:r>
      <w:r w:rsidR="00902302" w:rsidRPr="00905497">
        <w:rPr>
          <w:rFonts w:ascii="Arial" w:hAnsi="Arial" w:cs="Arial"/>
          <w:iCs/>
          <w:color w:val="222222"/>
          <w:sz w:val="20"/>
          <w:szCs w:val="20"/>
          <w:shd w:val="clear" w:color="auto" w:fill="FFFFFF"/>
          <w:lang w:val="en-GB"/>
        </w:rPr>
        <w:t>.</w:t>
      </w:r>
      <w:r w:rsidRPr="00905497">
        <w:rPr>
          <w:rFonts w:ascii="Arial" w:hAnsi="Arial" w:cs="Arial"/>
          <w:iCs/>
          <w:color w:val="222222"/>
          <w:sz w:val="20"/>
          <w:szCs w:val="20"/>
          <w:shd w:val="clear" w:color="auto" w:fill="FFFFFF"/>
        </w:rPr>
        <w:t xml:space="preserve"> </w:t>
      </w:r>
    </w:p>
    <w:p w14:paraId="02F90C7B" w14:textId="0F8B64C8" w:rsidR="00BF78E9" w:rsidRDefault="00BF78E9" w:rsidP="00BF78E9">
      <w:pPr>
        <w:rPr>
          <w:rFonts w:ascii="Arial" w:hAnsi="Arial" w:cs="Arial"/>
          <w:iCs/>
          <w:color w:val="222222"/>
          <w:sz w:val="20"/>
          <w:szCs w:val="20"/>
          <w:shd w:val="clear" w:color="auto" w:fill="FFFFFF"/>
        </w:rPr>
      </w:pPr>
    </w:p>
    <w:p w14:paraId="71A5FF4E" w14:textId="63E05882" w:rsidR="00EA1E0A" w:rsidRPr="007520D2" w:rsidRDefault="00EA1E0A" w:rsidP="00BF78E9">
      <w:pPr>
        <w:rPr>
          <w:rFonts w:ascii="Arial" w:hAnsi="Arial" w:cs="Arial"/>
          <w:iCs/>
          <w:color w:val="222222"/>
          <w:sz w:val="28"/>
          <w:szCs w:val="20"/>
          <w:u w:val="single"/>
          <w:shd w:val="clear" w:color="auto" w:fill="FFFFFF"/>
        </w:rPr>
      </w:pPr>
      <w:r w:rsidRPr="007520D2">
        <w:rPr>
          <w:rFonts w:ascii="Arial" w:hAnsi="Arial" w:cs="Arial"/>
          <w:iCs/>
          <w:color w:val="222222"/>
          <w:sz w:val="28"/>
          <w:szCs w:val="20"/>
          <w:u w:val="single"/>
          <w:shd w:val="clear" w:color="auto" w:fill="FFFFFF"/>
        </w:rPr>
        <w:t>Employee Creation Flow</w:t>
      </w:r>
    </w:p>
    <w:p w14:paraId="259B34D9" w14:textId="366D9128" w:rsidR="00EA1E0A" w:rsidRDefault="00EA1E0A" w:rsidP="00BF78E9">
      <w:pPr>
        <w:rPr>
          <w:rFonts w:ascii="Arial" w:hAnsi="Arial" w:cs="Arial"/>
          <w:iCs/>
          <w:color w:val="222222"/>
          <w:sz w:val="20"/>
          <w:szCs w:val="20"/>
          <w:shd w:val="clear" w:color="auto" w:fill="FFFFFF"/>
        </w:rPr>
      </w:pPr>
    </w:p>
    <w:p w14:paraId="5C9F61A8" w14:textId="62F88A84" w:rsidR="00A91B24" w:rsidRDefault="009A0619" w:rsidP="00A91B24">
      <w:pPr>
        <w:pStyle w:val="Body"/>
        <w:ind w:left="0"/>
      </w:pPr>
      <w:r>
        <w:t>Pre-conditions</w:t>
      </w:r>
      <w:r w:rsidR="00A91B24">
        <w:t xml:space="preserve">: </w:t>
      </w:r>
    </w:p>
    <w:p w14:paraId="6972419F" w14:textId="3AC0E7A6" w:rsidR="00A91B24" w:rsidRDefault="00A91B24" w:rsidP="00A91B24">
      <w:pPr>
        <w:pStyle w:val="Body"/>
        <w:numPr>
          <w:ilvl w:val="0"/>
          <w:numId w:val="32"/>
        </w:numPr>
      </w:pPr>
      <w:r>
        <w:t>The user has not been employed by SMWE.</w:t>
      </w:r>
    </w:p>
    <w:p w14:paraId="5F4C5790" w14:textId="77777777" w:rsidR="00A91B24" w:rsidRDefault="00A91B24" w:rsidP="00A91B24">
      <w:pPr>
        <w:pStyle w:val="Body"/>
        <w:numPr>
          <w:ilvl w:val="0"/>
          <w:numId w:val="32"/>
        </w:numPr>
      </w:pPr>
      <w:r>
        <w:t>The user does not have an account in UltiPro.</w:t>
      </w:r>
    </w:p>
    <w:p w14:paraId="0EC8113F" w14:textId="77777777" w:rsidR="00A91B24" w:rsidRDefault="00A91B24" w:rsidP="00A91B24">
      <w:pPr>
        <w:pStyle w:val="Body"/>
        <w:numPr>
          <w:ilvl w:val="0"/>
          <w:numId w:val="32"/>
        </w:numPr>
      </w:pPr>
      <w:r>
        <w:t xml:space="preserve">The user does not have an </w:t>
      </w:r>
      <w:proofErr w:type="spellStart"/>
      <w:r>
        <w:t>IdentityIQ</w:t>
      </w:r>
      <w:proofErr w:type="spellEnd"/>
      <w:r>
        <w:t xml:space="preserve"> account.</w:t>
      </w:r>
    </w:p>
    <w:p w14:paraId="2C4A60E0" w14:textId="77777777" w:rsidR="00A91B24" w:rsidRDefault="00A91B24" w:rsidP="00A91B24">
      <w:pPr>
        <w:pStyle w:val="Body"/>
        <w:numPr>
          <w:ilvl w:val="0"/>
          <w:numId w:val="32"/>
        </w:numPr>
      </w:pPr>
      <w:r>
        <w:t>The user does not have an account in Active Directory.</w:t>
      </w:r>
    </w:p>
    <w:p w14:paraId="3C7333B0" w14:textId="77777777" w:rsidR="00A91B24" w:rsidRDefault="00A91B24" w:rsidP="00A91B24">
      <w:pPr>
        <w:pStyle w:val="Body"/>
        <w:numPr>
          <w:ilvl w:val="0"/>
          <w:numId w:val="32"/>
        </w:numPr>
      </w:pPr>
      <w:r>
        <w:t>The user does not have an email account (Exchange).</w:t>
      </w:r>
    </w:p>
    <w:p w14:paraId="07A1D849" w14:textId="0777B852" w:rsidR="000A699F" w:rsidRDefault="000A699F" w:rsidP="00582D47">
      <w:pPr>
        <w:pStyle w:val="Body"/>
        <w:numPr>
          <w:ilvl w:val="0"/>
          <w:numId w:val="32"/>
        </w:numPr>
      </w:pPr>
      <w:r>
        <w:t>The onboarding (Joiner) process will be triggered when the recruitment module in UltiPro sends file feed with ‘</w:t>
      </w:r>
      <w:proofErr w:type="gramStart"/>
      <w:r>
        <w:t>Pre Employment</w:t>
      </w:r>
      <w:proofErr w:type="gramEnd"/>
      <w:r>
        <w:t>’ status.</w:t>
      </w:r>
      <w:r w:rsidR="002F2FD9">
        <w:t xml:space="preserve"> (Frequency - Daily once)</w:t>
      </w:r>
    </w:p>
    <w:p w14:paraId="2A92B743" w14:textId="1F3CB8E7" w:rsidR="00A91B24" w:rsidRDefault="00A91B24" w:rsidP="00A91B24">
      <w:pPr>
        <w:pStyle w:val="Body"/>
        <w:numPr>
          <w:ilvl w:val="0"/>
          <w:numId w:val="32"/>
        </w:numPr>
      </w:pPr>
      <w:r>
        <w:t xml:space="preserve">The onboarding (Joiner) process will </w:t>
      </w:r>
      <w:r w:rsidR="000A699F">
        <w:t xml:space="preserve">check status of account and if its Active, then based on matching </w:t>
      </w:r>
      <w:proofErr w:type="gramStart"/>
      <w:r w:rsidR="000A699F">
        <w:t xml:space="preserve">rules </w:t>
      </w:r>
      <w:r>
        <w:t xml:space="preserve"> </w:t>
      </w:r>
      <w:r w:rsidR="000A699F">
        <w:t>will</w:t>
      </w:r>
      <w:proofErr w:type="gramEnd"/>
      <w:r w:rsidR="000A699F">
        <w:t xml:space="preserve"> change </w:t>
      </w:r>
      <w:r>
        <w:t>status of th</w:t>
      </w:r>
      <w:r w:rsidR="000A699F">
        <w:t>e ‘Pre Employment’</w:t>
      </w:r>
      <w:r>
        <w:t xml:space="preserve"> account to “A</w:t>
      </w:r>
      <w:r w:rsidRPr="009A1240">
        <w:t>ctive</w:t>
      </w:r>
      <w:r>
        <w:t>”.</w:t>
      </w:r>
    </w:p>
    <w:p w14:paraId="598D5463" w14:textId="7460101E" w:rsidR="00A91B24" w:rsidRDefault="000A699F" w:rsidP="00A91B24">
      <w:pPr>
        <w:pStyle w:val="Body"/>
        <w:numPr>
          <w:ilvl w:val="0"/>
          <w:numId w:val="32"/>
        </w:numPr>
      </w:pPr>
      <w:r>
        <w:lastRenderedPageBreak/>
        <w:t>While sending the user with Active Status, Employee number, Network User Id (</w:t>
      </w:r>
      <w:proofErr w:type="spellStart"/>
      <w:r>
        <w:t>samAccountName</w:t>
      </w:r>
      <w:proofErr w:type="spellEnd"/>
      <w:r>
        <w:t xml:space="preserve">) also will be sent from </w:t>
      </w:r>
      <w:proofErr w:type="spellStart"/>
      <w:r>
        <w:t>Ultipro</w:t>
      </w:r>
      <w:proofErr w:type="spellEnd"/>
      <w:r w:rsidR="00A91B24">
        <w:t>.</w:t>
      </w:r>
    </w:p>
    <w:p w14:paraId="66CFADBC" w14:textId="245735A1" w:rsidR="00A91B24" w:rsidRDefault="00A91B24" w:rsidP="00A91B24">
      <w:pPr>
        <w:pStyle w:val="Body"/>
        <w:numPr>
          <w:ilvl w:val="0"/>
          <w:numId w:val="32"/>
        </w:numPr>
      </w:pPr>
      <w:r>
        <w:t>The user will have a location associated to them in UltiPro.</w:t>
      </w:r>
    </w:p>
    <w:p w14:paraId="40B1162A" w14:textId="6CEB9E34" w:rsidR="000A699F" w:rsidRDefault="000A699F" w:rsidP="007C0CA2">
      <w:pPr>
        <w:pStyle w:val="Body"/>
        <w:ind w:left="360"/>
      </w:pPr>
    </w:p>
    <w:p w14:paraId="5D74705E" w14:textId="77777777" w:rsidR="007C0CA2" w:rsidRPr="00025B3B" w:rsidRDefault="007C0CA2" w:rsidP="007C0CA2">
      <w:pPr>
        <w:pStyle w:val="Heading2"/>
        <w:numPr>
          <w:ilvl w:val="0"/>
          <w:numId w:val="0"/>
        </w:numPr>
        <w:spacing w:before="360"/>
      </w:pPr>
      <w:r w:rsidRPr="00025B3B">
        <w:t>Main Success Scenario</w:t>
      </w:r>
      <w:r>
        <w:t xml:space="preserve">: </w:t>
      </w:r>
    </w:p>
    <w:p w14:paraId="26211020" w14:textId="77777777" w:rsidR="007C0CA2" w:rsidRDefault="007C0CA2" w:rsidP="007C0CA2">
      <w:pPr>
        <w:pStyle w:val="Body"/>
        <w:ind w:left="360"/>
      </w:pPr>
    </w:p>
    <w:p w14:paraId="0F16E941" w14:textId="1583A479" w:rsidR="00A91B24" w:rsidRDefault="00A91B24" w:rsidP="007C0CA2">
      <w:pPr>
        <w:pStyle w:val="Body"/>
        <w:numPr>
          <w:ilvl w:val="0"/>
          <w:numId w:val="35"/>
        </w:numPr>
      </w:pPr>
      <w:r>
        <w:t>Data aggregation of UltiPro</w:t>
      </w:r>
      <w:r w:rsidR="002F2FD9">
        <w:t xml:space="preserve"> file feed with </w:t>
      </w:r>
      <w:proofErr w:type="spellStart"/>
      <w:r w:rsidR="002F2FD9">
        <w:t>PreEmployment</w:t>
      </w:r>
      <w:proofErr w:type="spellEnd"/>
      <w:r w:rsidR="002F2FD9">
        <w:t xml:space="preserve"> status</w:t>
      </w:r>
      <w:r>
        <w:t xml:space="preserve"> will bring newly created accounts into </w:t>
      </w:r>
      <w:proofErr w:type="spellStart"/>
      <w:r>
        <w:t>IdentityIQ</w:t>
      </w:r>
      <w:proofErr w:type="spellEnd"/>
      <w:r>
        <w:t>.</w:t>
      </w:r>
    </w:p>
    <w:p w14:paraId="6627C025" w14:textId="287EAA86" w:rsidR="007C0CA2" w:rsidRDefault="007C0CA2" w:rsidP="007C0CA2">
      <w:pPr>
        <w:pStyle w:val="Body"/>
        <w:numPr>
          <w:ilvl w:val="0"/>
          <w:numId w:val="35"/>
        </w:numPr>
      </w:pPr>
      <w:r>
        <w:t xml:space="preserve">An identity (cube) will be created in </w:t>
      </w:r>
      <w:proofErr w:type="spellStart"/>
      <w:r>
        <w:t>IdentityIQ</w:t>
      </w:r>
      <w:proofErr w:type="spellEnd"/>
      <w:r>
        <w:t>.</w:t>
      </w:r>
    </w:p>
    <w:p w14:paraId="2165EDF9" w14:textId="09477AAC" w:rsidR="00A91B24" w:rsidRDefault="00A91B24" w:rsidP="007C0CA2">
      <w:pPr>
        <w:pStyle w:val="Body"/>
        <w:numPr>
          <w:ilvl w:val="0"/>
          <w:numId w:val="35"/>
        </w:numPr>
      </w:pPr>
      <w:r>
        <w:t xml:space="preserve">The UltiPro attributes populate the </w:t>
      </w:r>
      <w:proofErr w:type="spellStart"/>
      <w:r>
        <w:t>IdentityIQ</w:t>
      </w:r>
      <w:proofErr w:type="spellEnd"/>
      <w:r>
        <w:t xml:space="preserve"> Identity attributes.</w:t>
      </w:r>
      <w:r w:rsidR="007C0CA2">
        <w:t xml:space="preserve"> (TBD based on attributes)</w:t>
      </w:r>
    </w:p>
    <w:p w14:paraId="633F21D8" w14:textId="71C78C86" w:rsidR="003B35A0" w:rsidRDefault="003B35A0" w:rsidP="00582D47">
      <w:pPr>
        <w:pStyle w:val="Body"/>
        <w:numPr>
          <w:ilvl w:val="0"/>
          <w:numId w:val="35"/>
        </w:numPr>
      </w:pPr>
      <w:r>
        <w:t xml:space="preserve">A Network ID will be generated by </w:t>
      </w:r>
      <w:proofErr w:type="spellStart"/>
      <w:r>
        <w:t>IdentityIQ</w:t>
      </w:r>
      <w:proofErr w:type="spellEnd"/>
      <w:r>
        <w:t>; User id naming rules:</w:t>
      </w:r>
      <w:r w:rsidRPr="003B35A0">
        <w:t xml:space="preserve"> </w:t>
      </w:r>
      <w:proofErr w:type="spellStart"/>
      <w:r w:rsidRPr="003B35A0">
        <w:t>firsttwolettersfirstname</w:t>
      </w:r>
      <w:proofErr w:type="spellEnd"/>
      <w:r w:rsidRPr="003B35A0">
        <w:t>,</w:t>
      </w:r>
      <w:r>
        <w:t xml:space="preserve"> </w:t>
      </w:r>
      <w:proofErr w:type="spellStart"/>
      <w:r w:rsidRPr="003B35A0">
        <w:t>firstletterlastname</w:t>
      </w:r>
      <w:proofErr w:type="spellEnd"/>
      <w:r w:rsidRPr="003B35A0">
        <w:t>,</w:t>
      </w:r>
      <w:r>
        <w:t xml:space="preserve"> </w:t>
      </w:r>
      <w:proofErr w:type="spellStart"/>
      <w:r w:rsidRPr="003B35A0">
        <w:t>twonumericalcharacters</w:t>
      </w:r>
      <w:proofErr w:type="spellEnd"/>
    </w:p>
    <w:p w14:paraId="5E67210D" w14:textId="7FC5D311" w:rsidR="00A91B24" w:rsidRDefault="007C0CA2" w:rsidP="007C0CA2">
      <w:pPr>
        <w:pStyle w:val="Body"/>
        <w:numPr>
          <w:ilvl w:val="0"/>
          <w:numId w:val="35"/>
        </w:numPr>
      </w:pPr>
      <w:r>
        <w:t xml:space="preserve">User is </w:t>
      </w:r>
      <w:r w:rsidR="003B35A0">
        <w:t xml:space="preserve">created in Active Directory and </w:t>
      </w:r>
      <w:r>
        <w:t>placed in the Domain users OU based on the site code\location attribute.</w:t>
      </w:r>
    </w:p>
    <w:p w14:paraId="3B998CD4" w14:textId="68CCBA0A" w:rsidR="003B35A0" w:rsidRDefault="003B35A0" w:rsidP="007C0CA2">
      <w:pPr>
        <w:pStyle w:val="Body"/>
        <w:numPr>
          <w:ilvl w:val="0"/>
          <w:numId w:val="35"/>
        </w:numPr>
      </w:pPr>
      <w:r>
        <w:t>User A</w:t>
      </w:r>
      <w:r w:rsidRPr="007C0CA2">
        <w:t>ccount will be set to disabled, until the Start Date</w:t>
      </w:r>
    </w:p>
    <w:p w14:paraId="356BE762" w14:textId="5B75A416" w:rsidR="00A91B24" w:rsidRDefault="007C0CA2" w:rsidP="007C0CA2">
      <w:pPr>
        <w:pStyle w:val="Body"/>
        <w:numPr>
          <w:ilvl w:val="0"/>
          <w:numId w:val="35"/>
        </w:numPr>
      </w:pPr>
      <w:r>
        <w:t>G</w:t>
      </w:r>
      <w:r w:rsidR="00A91B24">
        <w:t xml:space="preserve">enerate a ServiceNow Service Request Ticket (SNOW) </w:t>
      </w:r>
      <w:r>
        <w:t>to request for a laptop</w:t>
      </w:r>
      <w:r w:rsidR="00A91B24" w:rsidRPr="007C0CA2">
        <w:t>.</w:t>
      </w:r>
      <w:r>
        <w:t xml:space="preserve"> (Request details – TBD SMWE BA)</w:t>
      </w:r>
    </w:p>
    <w:p w14:paraId="4B24B7E2" w14:textId="477DD3CC" w:rsidR="002F2FD9" w:rsidRPr="007C0CA2" w:rsidRDefault="002F2FD9" w:rsidP="007C0CA2">
      <w:pPr>
        <w:pStyle w:val="Body"/>
        <w:numPr>
          <w:ilvl w:val="0"/>
          <w:numId w:val="35"/>
        </w:numPr>
      </w:pPr>
      <w:r>
        <w:t>Network User Id (</w:t>
      </w:r>
      <w:proofErr w:type="spellStart"/>
      <w:r>
        <w:t>samAccountName</w:t>
      </w:r>
      <w:proofErr w:type="spellEnd"/>
      <w:r>
        <w:t xml:space="preserve">) is sent in a file to be used by HR to fill it in </w:t>
      </w:r>
      <w:proofErr w:type="spellStart"/>
      <w:r>
        <w:t>Ultipro</w:t>
      </w:r>
      <w:proofErr w:type="spellEnd"/>
      <w:r>
        <w:t>.</w:t>
      </w:r>
    </w:p>
    <w:p w14:paraId="19155C1E" w14:textId="49B4B125" w:rsidR="00A91B24" w:rsidRDefault="00A91B24" w:rsidP="007C0CA2">
      <w:pPr>
        <w:pStyle w:val="Body"/>
        <w:numPr>
          <w:ilvl w:val="0"/>
          <w:numId w:val="35"/>
        </w:numPr>
      </w:pPr>
      <w:r w:rsidRPr="007C0CA2">
        <w:t xml:space="preserve">A notification will be sent to Hiring Manager </w:t>
      </w:r>
      <w:r w:rsidR="002F2FD9">
        <w:t>with the User Id, Temporary Password</w:t>
      </w:r>
      <w:r w:rsidRPr="007C0CA2">
        <w:t>.</w:t>
      </w:r>
    </w:p>
    <w:p w14:paraId="030DA647" w14:textId="77777777" w:rsidR="00C61B9F" w:rsidRDefault="00C61B9F" w:rsidP="00C61B9F">
      <w:pPr>
        <w:pStyle w:val="Body"/>
        <w:numPr>
          <w:ilvl w:val="0"/>
          <w:numId w:val="35"/>
        </w:numPr>
      </w:pPr>
      <w:r>
        <w:t xml:space="preserve">On start date, account status will change to Active and will be enabled. </w:t>
      </w:r>
    </w:p>
    <w:p w14:paraId="25BE4891" w14:textId="67BC6E1A" w:rsidR="00A91B24" w:rsidRDefault="00C61B9F" w:rsidP="007C0CA2">
      <w:pPr>
        <w:pStyle w:val="Body"/>
        <w:numPr>
          <w:ilvl w:val="0"/>
          <w:numId w:val="35"/>
        </w:numPr>
      </w:pPr>
      <w:r>
        <w:t xml:space="preserve">On the day of joining after I-9 verification, </w:t>
      </w:r>
      <w:proofErr w:type="spellStart"/>
      <w:r>
        <w:t>Ultipro</w:t>
      </w:r>
      <w:proofErr w:type="spellEnd"/>
      <w:r>
        <w:t xml:space="preserve"> fill send another file feed with Active Status and other attributes filled; this information will be updated in </w:t>
      </w:r>
      <w:proofErr w:type="spellStart"/>
      <w:r>
        <w:t>IdentityIQ</w:t>
      </w:r>
      <w:proofErr w:type="spellEnd"/>
      <w:r>
        <w:t xml:space="preserve">. </w:t>
      </w:r>
    </w:p>
    <w:p w14:paraId="42D8C924" w14:textId="31B61D02" w:rsidR="00C61B9F" w:rsidRDefault="00C61B9F" w:rsidP="007C0CA2">
      <w:pPr>
        <w:pStyle w:val="Body"/>
        <w:numPr>
          <w:ilvl w:val="0"/>
          <w:numId w:val="35"/>
        </w:numPr>
      </w:pPr>
      <w:r>
        <w:t xml:space="preserve">If User </w:t>
      </w:r>
      <w:r w:rsidR="00B845FB">
        <w:t xml:space="preserve">doesn’t join </w:t>
      </w:r>
      <w:r w:rsidR="007B2C26">
        <w:t xml:space="preserve">or I-9 verification doesn’t go thru, HR needs to disable the account explicitly in SailPoint; this will trigger user account to be disabled in Active Directory. </w:t>
      </w:r>
    </w:p>
    <w:p w14:paraId="006C056E" w14:textId="77777777" w:rsidR="00C039EF" w:rsidRPr="007C0CA2" w:rsidRDefault="00C039EF" w:rsidP="00C039EF">
      <w:pPr>
        <w:pStyle w:val="Body"/>
        <w:numPr>
          <w:ilvl w:val="0"/>
          <w:numId w:val="35"/>
        </w:numPr>
      </w:pPr>
      <w:r>
        <w:t xml:space="preserve">Mailbox in Office365 will be created when Service Now form (along with any other access required) is filled out by Manager, based on the license level he selects for the user. </w:t>
      </w:r>
    </w:p>
    <w:p w14:paraId="6ADCE504" w14:textId="374AACC3" w:rsidR="00965D3D" w:rsidRDefault="00965D3D" w:rsidP="00965D3D">
      <w:pPr>
        <w:pStyle w:val="Body"/>
        <w:ind w:left="360"/>
      </w:pPr>
    </w:p>
    <w:p w14:paraId="1D7D6FFB" w14:textId="25FA6661" w:rsidR="00965D3D" w:rsidRPr="00B815F6" w:rsidRDefault="00965D3D" w:rsidP="00965D3D">
      <w:pPr>
        <w:pStyle w:val="Body"/>
        <w:ind w:left="360"/>
        <w:rPr>
          <w:b/>
        </w:rPr>
      </w:pPr>
      <w:r w:rsidRPr="00B815F6">
        <w:rPr>
          <w:b/>
        </w:rPr>
        <w:t>User access request – Onboarding form in ServiceNow</w:t>
      </w:r>
    </w:p>
    <w:p w14:paraId="073FF48E" w14:textId="29056F77" w:rsidR="00965D3D" w:rsidRDefault="00965D3D" w:rsidP="00965D3D">
      <w:pPr>
        <w:pStyle w:val="Body"/>
        <w:ind w:left="0"/>
        <w:rPr>
          <w:u w:val="single"/>
        </w:rPr>
      </w:pPr>
    </w:p>
    <w:p w14:paraId="5091EE23" w14:textId="5BA3BDBE" w:rsidR="00965D3D" w:rsidRDefault="00965D3D" w:rsidP="00965D3D">
      <w:pPr>
        <w:pStyle w:val="Body"/>
        <w:numPr>
          <w:ilvl w:val="0"/>
          <w:numId w:val="42"/>
        </w:numPr>
      </w:pPr>
      <w:r>
        <w:t xml:space="preserve">Manager </w:t>
      </w:r>
      <w:r w:rsidR="00B524A2">
        <w:t>fills out the service now form selecting the application and roles required</w:t>
      </w:r>
    </w:p>
    <w:p w14:paraId="4FB956D6" w14:textId="77777777" w:rsidR="00B524A2" w:rsidRDefault="00B524A2" w:rsidP="00965D3D">
      <w:pPr>
        <w:pStyle w:val="Body"/>
        <w:numPr>
          <w:ilvl w:val="0"/>
          <w:numId w:val="42"/>
        </w:numPr>
      </w:pPr>
      <w:r>
        <w:t xml:space="preserve">Upon form submission, depending on the applications selected, approvals need to happen.   TBD SMWE BA: Approvals on SailPoint for SailPoint integrated applications vs Approvals on ServiceNow side. </w:t>
      </w:r>
    </w:p>
    <w:p w14:paraId="6D460CD3" w14:textId="652BEE7E" w:rsidR="00B524A2" w:rsidRDefault="006204D9" w:rsidP="006204D9">
      <w:pPr>
        <w:pStyle w:val="Body"/>
        <w:numPr>
          <w:ilvl w:val="0"/>
          <w:numId w:val="42"/>
        </w:numPr>
      </w:pPr>
      <w:r>
        <w:t>SailPoint workflows are launched upon submission</w:t>
      </w:r>
    </w:p>
    <w:p w14:paraId="61694398" w14:textId="529B4932" w:rsidR="006204D9" w:rsidRDefault="006204D9" w:rsidP="006204D9">
      <w:pPr>
        <w:pStyle w:val="Body"/>
        <w:numPr>
          <w:ilvl w:val="0"/>
          <w:numId w:val="42"/>
        </w:numPr>
      </w:pPr>
      <w:r>
        <w:t>For those applications that require further tickets, Service Now form code will create other IT Tickets as per requirement (TBD Service Now Development team)</w:t>
      </w:r>
    </w:p>
    <w:p w14:paraId="2A53EE3D" w14:textId="70E7634A" w:rsidR="006204D9" w:rsidRDefault="006204D9" w:rsidP="006204D9">
      <w:pPr>
        <w:pStyle w:val="Body"/>
      </w:pPr>
    </w:p>
    <w:p w14:paraId="77D8F282" w14:textId="0D81C9B0" w:rsidR="006204D9" w:rsidRDefault="00B815F6" w:rsidP="006204D9">
      <w:pPr>
        <w:pStyle w:val="Body"/>
      </w:pPr>
      <w:r>
        <w:lastRenderedPageBreak/>
        <w:t>(below needs to be finalized during Blueprint Review – TBD SMWE BA)</w:t>
      </w:r>
    </w:p>
    <w:p w14:paraId="47231052" w14:textId="77777777" w:rsidR="00B815F6" w:rsidRDefault="00B815F6" w:rsidP="006204D9">
      <w:pPr>
        <w:pStyle w:val="Body"/>
      </w:pPr>
    </w:p>
    <w:p w14:paraId="56B7BD9B" w14:textId="77777777" w:rsidR="00B524A2" w:rsidRPr="00B815F6" w:rsidRDefault="00B524A2" w:rsidP="00B524A2">
      <w:pPr>
        <w:pStyle w:val="Body"/>
        <w:rPr>
          <w:u w:val="single"/>
        </w:rPr>
      </w:pPr>
      <w:r w:rsidRPr="00B815F6">
        <w:rPr>
          <w:u w:val="single"/>
        </w:rPr>
        <w:t>Approvals on SailPoint:</w:t>
      </w:r>
    </w:p>
    <w:p w14:paraId="4B05901F" w14:textId="0CB6E9E8" w:rsidR="00B524A2" w:rsidRPr="00B7679F" w:rsidRDefault="00B524A2" w:rsidP="00B524A2">
      <w:pPr>
        <w:pStyle w:val="Body"/>
        <w:rPr>
          <w:i/>
        </w:rPr>
      </w:pPr>
      <w:r w:rsidRPr="00B7679F">
        <w:rPr>
          <w:i/>
        </w:rPr>
        <w:t>Pros:</w:t>
      </w:r>
    </w:p>
    <w:p w14:paraId="60381F14" w14:textId="62DC15C0" w:rsidR="00B524A2" w:rsidRDefault="00B524A2" w:rsidP="00B524A2">
      <w:pPr>
        <w:pStyle w:val="Body"/>
        <w:numPr>
          <w:ilvl w:val="0"/>
          <w:numId w:val="43"/>
        </w:numPr>
      </w:pPr>
      <w:r>
        <w:t>Leverage the workflow capabilities of SailPoint</w:t>
      </w:r>
    </w:p>
    <w:p w14:paraId="303B5B7D" w14:textId="517ECB38" w:rsidR="00B524A2" w:rsidRDefault="00B524A2" w:rsidP="00B524A2">
      <w:pPr>
        <w:pStyle w:val="Body"/>
        <w:numPr>
          <w:ilvl w:val="0"/>
          <w:numId w:val="43"/>
        </w:numPr>
      </w:pPr>
      <w:r>
        <w:t xml:space="preserve">Governance features will be utilized – out of the box, Auditing is available </w:t>
      </w:r>
    </w:p>
    <w:p w14:paraId="084715D7" w14:textId="0E74E51D" w:rsidR="00B524A2" w:rsidRDefault="00B524A2" w:rsidP="00B524A2">
      <w:pPr>
        <w:pStyle w:val="Body"/>
        <w:numPr>
          <w:ilvl w:val="0"/>
          <w:numId w:val="43"/>
        </w:numPr>
      </w:pPr>
      <w:r>
        <w:t>Reports can be generated on all the access changes, approvals etc.</w:t>
      </w:r>
    </w:p>
    <w:p w14:paraId="35864242" w14:textId="42C7A8C8" w:rsidR="00B524A2" w:rsidRDefault="00B524A2" w:rsidP="00B524A2">
      <w:pPr>
        <w:pStyle w:val="Body"/>
        <w:numPr>
          <w:ilvl w:val="0"/>
          <w:numId w:val="43"/>
        </w:numPr>
      </w:pPr>
      <w:r>
        <w:t>Delegation option on approvals can be configured</w:t>
      </w:r>
    </w:p>
    <w:p w14:paraId="3929EFEA" w14:textId="77777777" w:rsidR="00B524A2" w:rsidRDefault="00B524A2" w:rsidP="00B524A2">
      <w:pPr>
        <w:pStyle w:val="Body"/>
        <w:ind w:left="1080"/>
      </w:pPr>
    </w:p>
    <w:p w14:paraId="3DF6A957" w14:textId="77777777" w:rsidR="00B524A2" w:rsidRPr="00B7679F" w:rsidRDefault="00B524A2" w:rsidP="00B524A2">
      <w:pPr>
        <w:pStyle w:val="Body"/>
        <w:rPr>
          <w:i/>
        </w:rPr>
      </w:pPr>
      <w:r w:rsidRPr="00B7679F">
        <w:rPr>
          <w:i/>
        </w:rPr>
        <w:t>Cons:</w:t>
      </w:r>
    </w:p>
    <w:p w14:paraId="33B2FE7C" w14:textId="7E1BE032" w:rsidR="00B524A2" w:rsidRPr="00965D3D" w:rsidRDefault="00B524A2" w:rsidP="00B524A2">
      <w:pPr>
        <w:pStyle w:val="Body"/>
        <w:numPr>
          <w:ilvl w:val="0"/>
          <w:numId w:val="44"/>
        </w:numPr>
      </w:pPr>
      <w:r>
        <w:t>Users (Managers) may need to understand the SailPoint UI</w:t>
      </w:r>
    </w:p>
    <w:p w14:paraId="06144E38" w14:textId="00A2E1B1" w:rsidR="00965D3D" w:rsidRDefault="00965D3D" w:rsidP="00965D3D">
      <w:pPr>
        <w:pStyle w:val="Body"/>
        <w:ind w:left="360"/>
        <w:rPr>
          <w:u w:val="single"/>
        </w:rPr>
      </w:pPr>
    </w:p>
    <w:p w14:paraId="03B8FF66" w14:textId="7CB6FF87" w:rsidR="00B524A2" w:rsidRDefault="00B524A2" w:rsidP="00B524A2">
      <w:pPr>
        <w:pStyle w:val="Body"/>
        <w:rPr>
          <w:u w:val="single"/>
        </w:rPr>
      </w:pPr>
      <w:r>
        <w:rPr>
          <w:u w:val="single"/>
        </w:rPr>
        <w:t>Approval on ServiceNow:</w:t>
      </w:r>
    </w:p>
    <w:p w14:paraId="1375CF1D" w14:textId="2BAA901B" w:rsidR="00B524A2" w:rsidRPr="00B7679F" w:rsidRDefault="00B524A2" w:rsidP="00B524A2">
      <w:pPr>
        <w:pStyle w:val="Body"/>
        <w:rPr>
          <w:i/>
        </w:rPr>
      </w:pPr>
      <w:r w:rsidRPr="00B7679F">
        <w:rPr>
          <w:i/>
        </w:rPr>
        <w:t>Pros:</w:t>
      </w:r>
    </w:p>
    <w:p w14:paraId="49672743" w14:textId="267D54D6" w:rsidR="00B524A2" w:rsidRPr="00B815F6" w:rsidRDefault="00B524A2" w:rsidP="00B524A2">
      <w:pPr>
        <w:pStyle w:val="Body"/>
        <w:numPr>
          <w:ilvl w:val="0"/>
          <w:numId w:val="45"/>
        </w:numPr>
      </w:pPr>
      <w:r w:rsidRPr="00B815F6">
        <w:t xml:space="preserve">User experience </w:t>
      </w:r>
    </w:p>
    <w:p w14:paraId="312C6E62" w14:textId="10937AE0" w:rsidR="00B524A2" w:rsidRDefault="00B524A2" w:rsidP="00B524A2">
      <w:pPr>
        <w:pStyle w:val="Body"/>
        <w:rPr>
          <w:u w:val="single"/>
        </w:rPr>
      </w:pPr>
    </w:p>
    <w:p w14:paraId="04DD8B9E" w14:textId="05AE2027" w:rsidR="00B524A2" w:rsidRPr="00B7679F" w:rsidRDefault="00B524A2" w:rsidP="00B524A2">
      <w:pPr>
        <w:pStyle w:val="Body"/>
        <w:rPr>
          <w:i/>
        </w:rPr>
      </w:pPr>
      <w:r w:rsidRPr="00B7679F">
        <w:rPr>
          <w:i/>
        </w:rPr>
        <w:t>Cons:</w:t>
      </w:r>
    </w:p>
    <w:p w14:paraId="0414213C" w14:textId="35149794" w:rsidR="00B524A2" w:rsidRPr="00B815F6" w:rsidRDefault="00B524A2" w:rsidP="00B524A2">
      <w:pPr>
        <w:pStyle w:val="Body"/>
        <w:numPr>
          <w:ilvl w:val="0"/>
          <w:numId w:val="46"/>
        </w:numPr>
      </w:pPr>
      <w:r w:rsidRPr="00B815F6">
        <w:t xml:space="preserve">Governance feature, reporting etc are not leveraged to its potential and </w:t>
      </w:r>
      <w:r w:rsidR="002C1A25" w:rsidRPr="00B815F6">
        <w:t xml:space="preserve">auditing </w:t>
      </w:r>
      <w:r w:rsidRPr="00B815F6">
        <w:t>spread across systems.</w:t>
      </w:r>
    </w:p>
    <w:p w14:paraId="7207DA96" w14:textId="7E38CD89" w:rsidR="001568A4" w:rsidRPr="00B815F6" w:rsidRDefault="001568A4" w:rsidP="00B524A2">
      <w:pPr>
        <w:pStyle w:val="Body"/>
        <w:numPr>
          <w:ilvl w:val="0"/>
          <w:numId w:val="46"/>
        </w:numPr>
      </w:pPr>
      <w:r w:rsidRPr="00B815F6">
        <w:t>Difficult to correlate access provisioned vs request approvals.</w:t>
      </w:r>
    </w:p>
    <w:p w14:paraId="5B59D70B" w14:textId="77777777" w:rsidR="00B524A2" w:rsidRPr="00965D3D" w:rsidRDefault="00B524A2" w:rsidP="00965D3D">
      <w:pPr>
        <w:pStyle w:val="Body"/>
        <w:ind w:left="360"/>
        <w:rPr>
          <w:u w:val="single"/>
        </w:rPr>
      </w:pPr>
    </w:p>
    <w:p w14:paraId="5E564119" w14:textId="77777777" w:rsidR="003F676E" w:rsidRDefault="003F676E" w:rsidP="00BF78E9">
      <w:pPr>
        <w:rPr>
          <w:rFonts w:ascii="Arial" w:hAnsi="Arial" w:cs="Arial"/>
          <w:iCs/>
          <w:color w:val="222222"/>
          <w:sz w:val="20"/>
          <w:szCs w:val="20"/>
          <w:shd w:val="clear" w:color="auto" w:fill="FFFFFF"/>
        </w:rPr>
      </w:pPr>
    </w:p>
    <w:p w14:paraId="78DF3BF2" w14:textId="6F169FF8" w:rsidR="00EA1E0A" w:rsidRPr="00B815F6" w:rsidRDefault="001C2FDC" w:rsidP="00BF78E9">
      <w:pPr>
        <w:rPr>
          <w:rFonts w:ascii="Arial" w:hAnsi="Arial" w:cs="Arial"/>
          <w:iCs/>
          <w:color w:val="222222"/>
          <w:sz w:val="24"/>
          <w:szCs w:val="20"/>
          <w:u w:val="single"/>
          <w:shd w:val="clear" w:color="auto" w:fill="FFFFFF"/>
        </w:rPr>
      </w:pPr>
      <w:r w:rsidRPr="00B815F6">
        <w:rPr>
          <w:rFonts w:ascii="Arial" w:hAnsi="Arial" w:cs="Arial"/>
          <w:iCs/>
          <w:color w:val="222222"/>
          <w:sz w:val="24"/>
          <w:szCs w:val="20"/>
          <w:u w:val="single"/>
          <w:shd w:val="clear" w:color="auto" w:fill="FFFFFF"/>
        </w:rPr>
        <w:t xml:space="preserve">Employee </w:t>
      </w:r>
      <w:r w:rsidR="003D5AED" w:rsidRPr="00B815F6">
        <w:rPr>
          <w:rFonts w:ascii="Arial" w:hAnsi="Arial" w:cs="Arial"/>
          <w:iCs/>
          <w:color w:val="222222"/>
          <w:sz w:val="24"/>
          <w:szCs w:val="20"/>
          <w:u w:val="single"/>
          <w:shd w:val="clear" w:color="auto" w:fill="FFFFFF"/>
        </w:rPr>
        <w:t>Job \ Department Change Flow</w:t>
      </w:r>
    </w:p>
    <w:p w14:paraId="5203D10C" w14:textId="649AD09F" w:rsidR="003D5AED" w:rsidRDefault="003D5AED" w:rsidP="00BF78E9">
      <w:pPr>
        <w:rPr>
          <w:rFonts w:ascii="Arial" w:hAnsi="Arial" w:cs="Arial"/>
          <w:iCs/>
          <w:color w:val="222222"/>
          <w:sz w:val="20"/>
          <w:szCs w:val="20"/>
          <w:u w:val="single"/>
          <w:shd w:val="clear" w:color="auto" w:fill="FFFFFF"/>
        </w:rPr>
      </w:pPr>
    </w:p>
    <w:p w14:paraId="22426038" w14:textId="1E1BA9F7" w:rsidR="004A7C11" w:rsidRDefault="004A7C11" w:rsidP="00BF78E9">
      <w:pPr>
        <w:rPr>
          <w:rFonts w:ascii="Arial" w:hAnsi="Arial" w:cs="Arial"/>
          <w:iCs/>
          <w:color w:val="222222"/>
          <w:sz w:val="20"/>
          <w:szCs w:val="20"/>
          <w:shd w:val="clear" w:color="auto" w:fill="FFFFFF"/>
        </w:rPr>
      </w:pPr>
      <w:r w:rsidRPr="004A7C11">
        <w:rPr>
          <w:rFonts w:ascii="Arial" w:hAnsi="Arial" w:cs="Arial"/>
          <w:iCs/>
          <w:color w:val="222222"/>
          <w:sz w:val="20"/>
          <w:szCs w:val="20"/>
          <w:shd w:val="clear" w:color="auto" w:fill="FFFFFF"/>
        </w:rPr>
        <w:t>Pre-Conditions:</w:t>
      </w:r>
    </w:p>
    <w:p w14:paraId="265432B0" w14:textId="77777777" w:rsidR="004A7C11" w:rsidRDefault="004A7C11" w:rsidP="00BF78E9">
      <w:pPr>
        <w:rPr>
          <w:rFonts w:ascii="Arial" w:hAnsi="Arial" w:cs="Arial"/>
          <w:iCs/>
          <w:color w:val="222222"/>
          <w:sz w:val="20"/>
          <w:szCs w:val="20"/>
          <w:shd w:val="clear" w:color="auto" w:fill="FFFFFF"/>
        </w:rPr>
      </w:pPr>
    </w:p>
    <w:p w14:paraId="7E136E02" w14:textId="35FDF502" w:rsidR="004A7C11" w:rsidRDefault="004A7C11" w:rsidP="004A7C11">
      <w:pPr>
        <w:pStyle w:val="ListParagraph"/>
        <w:numPr>
          <w:ilvl w:val="0"/>
          <w:numId w:val="32"/>
        </w:numPr>
        <w:rPr>
          <w:rFonts w:ascii="Arial" w:hAnsi="Arial" w:cs="Arial"/>
          <w:iCs/>
          <w:color w:val="222222"/>
          <w:sz w:val="20"/>
          <w:szCs w:val="20"/>
          <w:shd w:val="clear" w:color="auto" w:fill="FFFFFF"/>
        </w:rPr>
      </w:pPr>
      <w:r>
        <w:rPr>
          <w:rFonts w:ascii="Arial" w:hAnsi="Arial" w:cs="Arial"/>
          <w:iCs/>
          <w:color w:val="222222"/>
          <w:sz w:val="20"/>
          <w:szCs w:val="20"/>
          <w:shd w:val="clear" w:color="auto" w:fill="FFFFFF"/>
        </w:rPr>
        <w:t xml:space="preserve">Network User Id, Employee Number are present in </w:t>
      </w:r>
      <w:proofErr w:type="spellStart"/>
      <w:r>
        <w:rPr>
          <w:rFonts w:ascii="Arial" w:hAnsi="Arial" w:cs="Arial"/>
          <w:iCs/>
          <w:color w:val="222222"/>
          <w:sz w:val="20"/>
          <w:szCs w:val="20"/>
          <w:shd w:val="clear" w:color="auto" w:fill="FFFFFF"/>
        </w:rPr>
        <w:t>Ultipro</w:t>
      </w:r>
      <w:proofErr w:type="spellEnd"/>
    </w:p>
    <w:p w14:paraId="6AAD2E9B" w14:textId="134A1C54" w:rsidR="004A7C11" w:rsidRDefault="004A7C11" w:rsidP="004A7C11">
      <w:pPr>
        <w:pStyle w:val="ListParagraph"/>
        <w:numPr>
          <w:ilvl w:val="0"/>
          <w:numId w:val="32"/>
        </w:numPr>
        <w:rPr>
          <w:rFonts w:ascii="Arial" w:hAnsi="Arial" w:cs="Arial"/>
          <w:iCs/>
          <w:color w:val="222222"/>
          <w:sz w:val="20"/>
          <w:szCs w:val="20"/>
          <w:shd w:val="clear" w:color="auto" w:fill="FFFFFF"/>
        </w:rPr>
      </w:pPr>
      <w:r>
        <w:rPr>
          <w:rFonts w:ascii="Arial" w:hAnsi="Arial" w:cs="Arial"/>
          <w:iCs/>
          <w:color w:val="222222"/>
          <w:sz w:val="20"/>
          <w:szCs w:val="20"/>
          <w:shd w:val="clear" w:color="auto" w:fill="FFFFFF"/>
        </w:rPr>
        <w:t xml:space="preserve">User account is in Active status in </w:t>
      </w:r>
      <w:proofErr w:type="spellStart"/>
      <w:r>
        <w:rPr>
          <w:rFonts w:ascii="Arial" w:hAnsi="Arial" w:cs="Arial"/>
          <w:iCs/>
          <w:color w:val="222222"/>
          <w:sz w:val="20"/>
          <w:szCs w:val="20"/>
          <w:shd w:val="clear" w:color="auto" w:fill="FFFFFF"/>
        </w:rPr>
        <w:t>Ultipro</w:t>
      </w:r>
      <w:proofErr w:type="spellEnd"/>
    </w:p>
    <w:p w14:paraId="727F152D" w14:textId="105C64B9" w:rsidR="004A7C11" w:rsidRDefault="004A7C11" w:rsidP="004A7C11">
      <w:pPr>
        <w:pStyle w:val="ListParagraph"/>
        <w:numPr>
          <w:ilvl w:val="0"/>
          <w:numId w:val="32"/>
        </w:numPr>
        <w:rPr>
          <w:rFonts w:ascii="Arial" w:hAnsi="Arial" w:cs="Arial"/>
          <w:iCs/>
          <w:color w:val="222222"/>
          <w:sz w:val="20"/>
          <w:szCs w:val="20"/>
          <w:shd w:val="clear" w:color="auto" w:fill="FFFFFF"/>
        </w:rPr>
      </w:pPr>
      <w:r w:rsidRPr="004A7C11">
        <w:rPr>
          <w:rFonts w:ascii="Arial" w:hAnsi="Arial" w:cs="Arial"/>
          <w:iCs/>
          <w:color w:val="222222"/>
          <w:sz w:val="20"/>
          <w:szCs w:val="20"/>
          <w:shd w:val="clear" w:color="auto" w:fill="FFFFFF"/>
        </w:rPr>
        <w:t xml:space="preserve">The user account </w:t>
      </w:r>
      <w:r>
        <w:rPr>
          <w:rFonts w:ascii="Arial" w:hAnsi="Arial" w:cs="Arial"/>
          <w:iCs/>
          <w:color w:val="222222"/>
          <w:sz w:val="20"/>
          <w:szCs w:val="20"/>
          <w:shd w:val="clear" w:color="auto" w:fill="FFFFFF"/>
        </w:rPr>
        <w:t xml:space="preserve">is already loaded into SailPoint </w:t>
      </w:r>
    </w:p>
    <w:p w14:paraId="1D2D6B6E" w14:textId="77777777" w:rsidR="004A7C11" w:rsidRPr="004A7C11" w:rsidRDefault="004A7C11" w:rsidP="004A7C11">
      <w:pPr>
        <w:pStyle w:val="ListParagraph"/>
        <w:rPr>
          <w:rFonts w:ascii="Arial" w:hAnsi="Arial" w:cs="Arial"/>
          <w:iCs/>
          <w:color w:val="222222"/>
          <w:sz w:val="20"/>
          <w:szCs w:val="20"/>
          <w:shd w:val="clear" w:color="auto" w:fill="FFFFFF"/>
        </w:rPr>
      </w:pPr>
    </w:p>
    <w:p w14:paraId="60772142" w14:textId="77777777" w:rsidR="00912904" w:rsidRDefault="00912904" w:rsidP="00912904">
      <w:pPr>
        <w:pStyle w:val="Heading2"/>
        <w:numPr>
          <w:ilvl w:val="0"/>
          <w:numId w:val="0"/>
        </w:numPr>
        <w:spacing w:before="360"/>
      </w:pPr>
      <w:r w:rsidRPr="00025B3B">
        <w:t>Main Success Scenario</w:t>
      </w:r>
      <w:r>
        <w:t xml:space="preserve">: </w:t>
      </w:r>
    </w:p>
    <w:p w14:paraId="2E116B95" w14:textId="3D6A7BC6" w:rsidR="00912904" w:rsidRDefault="00912904" w:rsidP="00BF78E9">
      <w:pPr>
        <w:rPr>
          <w:rFonts w:ascii="Arial" w:hAnsi="Arial" w:cs="Arial"/>
          <w:iCs/>
          <w:color w:val="222222"/>
          <w:sz w:val="20"/>
          <w:szCs w:val="20"/>
          <w:u w:val="single"/>
          <w:shd w:val="clear" w:color="auto" w:fill="FFFFFF"/>
        </w:rPr>
      </w:pPr>
    </w:p>
    <w:p w14:paraId="549DD9D0" w14:textId="2E757C24" w:rsidR="00912904" w:rsidRDefault="00912904" w:rsidP="00912904">
      <w:pPr>
        <w:pStyle w:val="ListParagraph"/>
        <w:numPr>
          <w:ilvl w:val="0"/>
          <w:numId w:val="48"/>
        </w:numPr>
        <w:rPr>
          <w:rFonts w:ascii="Arial" w:hAnsi="Arial" w:cs="Arial"/>
          <w:iCs/>
          <w:color w:val="222222"/>
          <w:sz w:val="20"/>
          <w:szCs w:val="20"/>
          <w:shd w:val="clear" w:color="auto" w:fill="FFFFFF"/>
        </w:rPr>
      </w:pPr>
      <w:r>
        <w:rPr>
          <w:rFonts w:ascii="Arial" w:hAnsi="Arial" w:cs="Arial"/>
          <w:iCs/>
          <w:color w:val="222222"/>
          <w:sz w:val="20"/>
          <w:szCs w:val="20"/>
          <w:shd w:val="clear" w:color="auto" w:fill="FFFFFF"/>
        </w:rPr>
        <w:t xml:space="preserve">HR updates user account with profile changes in </w:t>
      </w:r>
      <w:proofErr w:type="spellStart"/>
      <w:r>
        <w:rPr>
          <w:rFonts w:ascii="Arial" w:hAnsi="Arial" w:cs="Arial"/>
          <w:iCs/>
          <w:color w:val="222222"/>
          <w:sz w:val="20"/>
          <w:szCs w:val="20"/>
          <w:shd w:val="clear" w:color="auto" w:fill="FFFFFF"/>
        </w:rPr>
        <w:t>Ultipro</w:t>
      </w:r>
      <w:proofErr w:type="spellEnd"/>
      <w:r>
        <w:rPr>
          <w:rFonts w:ascii="Arial" w:hAnsi="Arial" w:cs="Arial"/>
          <w:iCs/>
          <w:color w:val="222222"/>
          <w:sz w:val="20"/>
          <w:szCs w:val="20"/>
          <w:shd w:val="clear" w:color="auto" w:fill="FFFFFF"/>
        </w:rPr>
        <w:t xml:space="preserve">  </w:t>
      </w:r>
    </w:p>
    <w:p w14:paraId="46B9F3CE" w14:textId="3D66395F" w:rsidR="00912904" w:rsidRDefault="00912904" w:rsidP="00912904">
      <w:pPr>
        <w:pStyle w:val="ListParagraph"/>
        <w:numPr>
          <w:ilvl w:val="0"/>
          <w:numId w:val="48"/>
        </w:numPr>
        <w:rPr>
          <w:rFonts w:ascii="Arial" w:hAnsi="Arial" w:cs="Arial"/>
          <w:iCs/>
          <w:color w:val="222222"/>
          <w:sz w:val="20"/>
          <w:szCs w:val="20"/>
          <w:shd w:val="clear" w:color="auto" w:fill="FFFFFF"/>
        </w:rPr>
      </w:pPr>
      <w:r>
        <w:rPr>
          <w:rFonts w:ascii="Arial" w:hAnsi="Arial" w:cs="Arial"/>
          <w:iCs/>
          <w:color w:val="222222"/>
          <w:sz w:val="20"/>
          <w:szCs w:val="20"/>
          <w:shd w:val="clear" w:color="auto" w:fill="FFFFFF"/>
        </w:rPr>
        <w:t xml:space="preserve">Daily file feed includes user updates along with all the attributes. </w:t>
      </w:r>
    </w:p>
    <w:p w14:paraId="15B3C9A1" w14:textId="3E9D058A" w:rsidR="00912904" w:rsidRDefault="00912904" w:rsidP="00912904">
      <w:pPr>
        <w:pStyle w:val="ListParagraph"/>
        <w:numPr>
          <w:ilvl w:val="0"/>
          <w:numId w:val="48"/>
        </w:numPr>
        <w:rPr>
          <w:rFonts w:ascii="Arial" w:hAnsi="Arial" w:cs="Arial"/>
          <w:iCs/>
          <w:color w:val="222222"/>
          <w:sz w:val="20"/>
          <w:szCs w:val="20"/>
          <w:shd w:val="clear" w:color="auto" w:fill="FFFFFF"/>
        </w:rPr>
      </w:pPr>
      <w:r>
        <w:rPr>
          <w:rFonts w:ascii="Arial" w:hAnsi="Arial" w:cs="Arial"/>
          <w:iCs/>
          <w:color w:val="222222"/>
          <w:sz w:val="20"/>
          <w:szCs w:val="20"/>
          <w:shd w:val="clear" w:color="auto" w:fill="FFFFFF"/>
        </w:rPr>
        <w:t>LCM workflow triggered in SailPoint</w:t>
      </w:r>
    </w:p>
    <w:p w14:paraId="28EA6350" w14:textId="25AF1CAD" w:rsidR="00912904" w:rsidRDefault="00912904" w:rsidP="00912904">
      <w:pPr>
        <w:pStyle w:val="ListParagraph"/>
        <w:numPr>
          <w:ilvl w:val="0"/>
          <w:numId w:val="48"/>
        </w:numPr>
        <w:rPr>
          <w:rFonts w:ascii="Arial" w:hAnsi="Arial" w:cs="Arial"/>
          <w:iCs/>
          <w:color w:val="222222"/>
          <w:sz w:val="20"/>
          <w:szCs w:val="20"/>
          <w:shd w:val="clear" w:color="auto" w:fill="FFFFFF"/>
        </w:rPr>
      </w:pPr>
      <w:r>
        <w:rPr>
          <w:rFonts w:ascii="Arial" w:hAnsi="Arial" w:cs="Arial"/>
          <w:iCs/>
          <w:color w:val="222222"/>
          <w:sz w:val="20"/>
          <w:szCs w:val="20"/>
          <w:shd w:val="clear" w:color="auto" w:fill="FFFFFF"/>
        </w:rPr>
        <w:lastRenderedPageBreak/>
        <w:t xml:space="preserve">If Job code, Job Title, Department, Location attributes changes, then Manager is notified thru email to </w:t>
      </w:r>
      <w:r w:rsidR="00F06F92">
        <w:rPr>
          <w:rFonts w:ascii="Arial" w:hAnsi="Arial" w:cs="Arial"/>
          <w:iCs/>
          <w:color w:val="222222"/>
          <w:sz w:val="20"/>
          <w:szCs w:val="20"/>
          <w:shd w:val="clear" w:color="auto" w:fill="FFFFFF"/>
        </w:rPr>
        <w:t>recertify</w:t>
      </w:r>
      <w:r>
        <w:rPr>
          <w:rFonts w:ascii="Arial" w:hAnsi="Arial" w:cs="Arial"/>
          <w:iCs/>
          <w:color w:val="222222"/>
          <w:sz w:val="20"/>
          <w:szCs w:val="20"/>
          <w:shd w:val="clear" w:color="auto" w:fill="FFFFFF"/>
        </w:rPr>
        <w:t xml:space="preserve"> </w:t>
      </w:r>
      <w:proofErr w:type="gramStart"/>
      <w:r>
        <w:rPr>
          <w:rFonts w:ascii="Arial" w:hAnsi="Arial" w:cs="Arial"/>
          <w:iCs/>
          <w:color w:val="222222"/>
          <w:sz w:val="20"/>
          <w:szCs w:val="20"/>
          <w:shd w:val="clear" w:color="auto" w:fill="FFFFFF"/>
        </w:rPr>
        <w:t>users</w:t>
      </w:r>
      <w:proofErr w:type="gramEnd"/>
      <w:r>
        <w:rPr>
          <w:rFonts w:ascii="Arial" w:hAnsi="Arial" w:cs="Arial"/>
          <w:iCs/>
          <w:color w:val="222222"/>
          <w:sz w:val="20"/>
          <w:szCs w:val="20"/>
          <w:shd w:val="clear" w:color="auto" w:fill="FFFFFF"/>
        </w:rPr>
        <w:t xml:space="preserve"> access in SailPoint. </w:t>
      </w:r>
    </w:p>
    <w:p w14:paraId="391B1EBE" w14:textId="77777777" w:rsidR="00912904" w:rsidRDefault="00912904" w:rsidP="00BF78E9">
      <w:pPr>
        <w:rPr>
          <w:rFonts w:ascii="Arial" w:hAnsi="Arial" w:cs="Arial"/>
          <w:iCs/>
          <w:color w:val="222222"/>
          <w:sz w:val="20"/>
          <w:szCs w:val="20"/>
          <w:u w:val="single"/>
          <w:shd w:val="clear" w:color="auto" w:fill="FFFFFF"/>
        </w:rPr>
      </w:pPr>
    </w:p>
    <w:p w14:paraId="7BFD3F18" w14:textId="77777777" w:rsidR="00912904" w:rsidRDefault="00912904" w:rsidP="00BF78E9">
      <w:pPr>
        <w:rPr>
          <w:rFonts w:ascii="Arial" w:hAnsi="Arial" w:cs="Arial"/>
          <w:iCs/>
          <w:color w:val="222222"/>
          <w:sz w:val="20"/>
          <w:szCs w:val="20"/>
          <w:u w:val="single"/>
          <w:shd w:val="clear" w:color="auto" w:fill="FFFFFF"/>
        </w:rPr>
      </w:pPr>
    </w:p>
    <w:p w14:paraId="4322C882" w14:textId="4C449719" w:rsidR="003D5AED" w:rsidRDefault="003D5AED" w:rsidP="00BF78E9">
      <w:pPr>
        <w:rPr>
          <w:rFonts w:ascii="Arial" w:hAnsi="Arial" w:cs="Arial"/>
          <w:iCs/>
          <w:color w:val="222222"/>
          <w:sz w:val="20"/>
          <w:szCs w:val="20"/>
          <w:shd w:val="clear" w:color="auto" w:fill="FFFFFF"/>
        </w:rPr>
      </w:pPr>
    </w:p>
    <w:p w14:paraId="16D7A27E" w14:textId="482A4AED" w:rsidR="003D5AED" w:rsidRPr="007520D2" w:rsidRDefault="003D5AED" w:rsidP="003D5AED">
      <w:pPr>
        <w:rPr>
          <w:rFonts w:ascii="Arial" w:hAnsi="Arial" w:cs="Arial"/>
          <w:iCs/>
          <w:color w:val="222222"/>
          <w:sz w:val="24"/>
          <w:szCs w:val="20"/>
          <w:u w:val="single"/>
          <w:shd w:val="clear" w:color="auto" w:fill="FFFFFF"/>
        </w:rPr>
      </w:pPr>
      <w:r w:rsidRPr="007520D2">
        <w:rPr>
          <w:rFonts w:ascii="Arial" w:hAnsi="Arial" w:cs="Arial"/>
          <w:iCs/>
          <w:color w:val="222222"/>
          <w:sz w:val="24"/>
          <w:szCs w:val="20"/>
          <w:u w:val="single"/>
          <w:shd w:val="clear" w:color="auto" w:fill="FFFFFF"/>
        </w:rPr>
        <w:t>Employee Termination Flow</w:t>
      </w:r>
    </w:p>
    <w:p w14:paraId="1AB8D58F" w14:textId="0693D65C" w:rsidR="007520D2" w:rsidRDefault="007520D2" w:rsidP="007520D2">
      <w:pPr>
        <w:pStyle w:val="Heading2"/>
        <w:numPr>
          <w:ilvl w:val="0"/>
          <w:numId w:val="0"/>
        </w:numPr>
        <w:spacing w:before="360"/>
      </w:pPr>
      <w:r w:rsidRPr="00025B3B">
        <w:t>Main Success Scenario</w:t>
      </w:r>
      <w:r>
        <w:t xml:space="preserve">: </w:t>
      </w:r>
    </w:p>
    <w:p w14:paraId="70932E62" w14:textId="77777777" w:rsidR="007520D2" w:rsidRPr="007520D2" w:rsidRDefault="007520D2" w:rsidP="007520D2"/>
    <w:p w14:paraId="47161EF9" w14:textId="08D06E21" w:rsidR="007520D2" w:rsidRDefault="007520D2" w:rsidP="00912904">
      <w:pPr>
        <w:pStyle w:val="ListParagraph"/>
        <w:numPr>
          <w:ilvl w:val="0"/>
          <w:numId w:val="49"/>
        </w:numPr>
        <w:rPr>
          <w:rFonts w:ascii="Arial" w:hAnsi="Arial" w:cs="Arial"/>
          <w:iCs/>
          <w:color w:val="222222"/>
          <w:sz w:val="20"/>
          <w:szCs w:val="20"/>
          <w:shd w:val="clear" w:color="auto" w:fill="FFFFFF"/>
        </w:rPr>
      </w:pPr>
      <w:r>
        <w:rPr>
          <w:rFonts w:ascii="Arial" w:hAnsi="Arial" w:cs="Arial"/>
          <w:iCs/>
          <w:color w:val="222222"/>
          <w:sz w:val="20"/>
          <w:szCs w:val="20"/>
          <w:shd w:val="clear" w:color="auto" w:fill="FFFFFF"/>
        </w:rPr>
        <w:t xml:space="preserve">Manager\HR logs into SailPoint and disables the user account. </w:t>
      </w:r>
    </w:p>
    <w:p w14:paraId="34B10830" w14:textId="45B6A7C4" w:rsidR="007520D2" w:rsidRDefault="007520D2" w:rsidP="00912904">
      <w:pPr>
        <w:pStyle w:val="ListParagraph"/>
        <w:numPr>
          <w:ilvl w:val="0"/>
          <w:numId w:val="49"/>
        </w:numPr>
        <w:rPr>
          <w:rFonts w:ascii="Arial" w:hAnsi="Arial" w:cs="Arial"/>
          <w:iCs/>
          <w:color w:val="222222"/>
          <w:sz w:val="20"/>
          <w:szCs w:val="20"/>
          <w:shd w:val="clear" w:color="auto" w:fill="FFFFFF"/>
        </w:rPr>
      </w:pPr>
      <w:r>
        <w:rPr>
          <w:rFonts w:ascii="Arial" w:hAnsi="Arial" w:cs="Arial"/>
          <w:iCs/>
          <w:color w:val="222222"/>
          <w:sz w:val="20"/>
          <w:szCs w:val="20"/>
          <w:shd w:val="clear" w:color="auto" w:fill="FFFFFF"/>
        </w:rPr>
        <w:t>HR Sets user account status to Terminate</w:t>
      </w:r>
      <w:r w:rsidR="00912904">
        <w:rPr>
          <w:rFonts w:ascii="Arial" w:hAnsi="Arial" w:cs="Arial"/>
          <w:iCs/>
          <w:color w:val="222222"/>
          <w:sz w:val="20"/>
          <w:szCs w:val="20"/>
          <w:shd w:val="clear" w:color="auto" w:fill="FFFFFF"/>
        </w:rPr>
        <w:t xml:space="preserve"> in </w:t>
      </w:r>
      <w:proofErr w:type="spellStart"/>
      <w:r w:rsidR="00912904">
        <w:rPr>
          <w:rFonts w:ascii="Arial" w:hAnsi="Arial" w:cs="Arial"/>
          <w:iCs/>
          <w:color w:val="222222"/>
          <w:sz w:val="20"/>
          <w:szCs w:val="20"/>
          <w:shd w:val="clear" w:color="auto" w:fill="FFFFFF"/>
        </w:rPr>
        <w:t>Ultipro</w:t>
      </w:r>
      <w:proofErr w:type="spellEnd"/>
      <w:r>
        <w:rPr>
          <w:rFonts w:ascii="Arial" w:hAnsi="Arial" w:cs="Arial"/>
          <w:iCs/>
          <w:color w:val="222222"/>
          <w:sz w:val="20"/>
          <w:szCs w:val="20"/>
          <w:shd w:val="clear" w:color="auto" w:fill="FFFFFF"/>
        </w:rPr>
        <w:t xml:space="preserve">. </w:t>
      </w:r>
    </w:p>
    <w:p w14:paraId="5A6C597B" w14:textId="0F6572C3" w:rsidR="007520D2" w:rsidRDefault="007520D2" w:rsidP="00912904">
      <w:pPr>
        <w:pStyle w:val="ListParagraph"/>
        <w:numPr>
          <w:ilvl w:val="0"/>
          <w:numId w:val="49"/>
        </w:numPr>
        <w:rPr>
          <w:rFonts w:ascii="Arial" w:hAnsi="Arial" w:cs="Arial"/>
          <w:iCs/>
          <w:color w:val="222222"/>
          <w:sz w:val="20"/>
          <w:szCs w:val="20"/>
          <w:shd w:val="clear" w:color="auto" w:fill="FFFFFF"/>
        </w:rPr>
      </w:pPr>
      <w:r>
        <w:rPr>
          <w:rFonts w:ascii="Arial" w:hAnsi="Arial" w:cs="Arial"/>
          <w:iCs/>
          <w:color w:val="222222"/>
          <w:sz w:val="20"/>
          <w:szCs w:val="20"/>
          <w:shd w:val="clear" w:color="auto" w:fill="FFFFFF"/>
        </w:rPr>
        <w:t>Daily file feed includes use</w:t>
      </w:r>
      <w:r w:rsidR="00B815F6">
        <w:rPr>
          <w:rFonts w:ascii="Arial" w:hAnsi="Arial" w:cs="Arial"/>
          <w:iCs/>
          <w:color w:val="222222"/>
          <w:sz w:val="20"/>
          <w:szCs w:val="20"/>
          <w:shd w:val="clear" w:color="auto" w:fill="FFFFFF"/>
        </w:rPr>
        <w:t>r</w:t>
      </w:r>
      <w:r>
        <w:rPr>
          <w:rFonts w:ascii="Arial" w:hAnsi="Arial" w:cs="Arial"/>
          <w:iCs/>
          <w:color w:val="222222"/>
          <w:sz w:val="20"/>
          <w:szCs w:val="20"/>
          <w:shd w:val="clear" w:color="auto" w:fill="FFFFFF"/>
        </w:rPr>
        <w:t>s with Terminate status</w:t>
      </w:r>
      <w:r w:rsidR="00B815F6">
        <w:rPr>
          <w:rFonts w:ascii="Arial" w:hAnsi="Arial" w:cs="Arial"/>
          <w:iCs/>
          <w:color w:val="222222"/>
          <w:sz w:val="20"/>
          <w:szCs w:val="20"/>
          <w:shd w:val="clear" w:color="auto" w:fill="FFFFFF"/>
        </w:rPr>
        <w:t>, Last worked date</w:t>
      </w:r>
    </w:p>
    <w:p w14:paraId="41F05FE8" w14:textId="4E582AC2" w:rsidR="00B815F6" w:rsidRDefault="00B815F6" w:rsidP="00912904">
      <w:pPr>
        <w:pStyle w:val="ListParagraph"/>
        <w:numPr>
          <w:ilvl w:val="0"/>
          <w:numId w:val="49"/>
        </w:numPr>
        <w:rPr>
          <w:rFonts w:ascii="Arial" w:hAnsi="Arial" w:cs="Arial"/>
          <w:iCs/>
          <w:color w:val="222222"/>
          <w:sz w:val="20"/>
          <w:szCs w:val="20"/>
          <w:shd w:val="clear" w:color="auto" w:fill="FFFFFF"/>
        </w:rPr>
      </w:pPr>
      <w:r>
        <w:rPr>
          <w:rFonts w:ascii="Arial" w:hAnsi="Arial" w:cs="Arial"/>
          <w:iCs/>
          <w:color w:val="222222"/>
          <w:sz w:val="20"/>
          <w:szCs w:val="20"/>
          <w:shd w:val="clear" w:color="auto" w:fill="FFFFFF"/>
        </w:rPr>
        <w:t>Leaver workflow triggered in SailPoint</w:t>
      </w:r>
    </w:p>
    <w:p w14:paraId="276D2D1E" w14:textId="111D237E" w:rsidR="00B815F6" w:rsidRDefault="00B815F6" w:rsidP="00912904">
      <w:pPr>
        <w:pStyle w:val="ListParagraph"/>
        <w:numPr>
          <w:ilvl w:val="0"/>
          <w:numId w:val="49"/>
        </w:numPr>
        <w:rPr>
          <w:rFonts w:ascii="Arial" w:hAnsi="Arial" w:cs="Arial"/>
          <w:iCs/>
          <w:color w:val="222222"/>
          <w:sz w:val="20"/>
          <w:szCs w:val="20"/>
          <w:shd w:val="clear" w:color="auto" w:fill="FFFFFF"/>
        </w:rPr>
      </w:pPr>
      <w:r w:rsidRPr="00B815F6">
        <w:rPr>
          <w:rFonts w:ascii="Arial" w:hAnsi="Arial" w:cs="Arial"/>
          <w:iCs/>
          <w:color w:val="222222"/>
          <w:sz w:val="20"/>
          <w:szCs w:val="20"/>
          <w:shd w:val="clear" w:color="auto" w:fill="FFFFFF"/>
        </w:rPr>
        <w:t xml:space="preserve">De-provision access for integrated applications, </w:t>
      </w:r>
      <w:proofErr w:type="gramStart"/>
      <w:r w:rsidRPr="00B815F6">
        <w:rPr>
          <w:rFonts w:ascii="Arial" w:hAnsi="Arial" w:cs="Arial"/>
          <w:iCs/>
          <w:color w:val="222222"/>
          <w:sz w:val="20"/>
          <w:szCs w:val="20"/>
          <w:shd w:val="clear" w:color="auto" w:fill="FFFFFF"/>
        </w:rPr>
        <w:t>Set</w:t>
      </w:r>
      <w:proofErr w:type="gramEnd"/>
      <w:r w:rsidRPr="00B815F6">
        <w:rPr>
          <w:rFonts w:ascii="Arial" w:hAnsi="Arial" w:cs="Arial"/>
          <w:iCs/>
          <w:color w:val="222222"/>
          <w:sz w:val="20"/>
          <w:szCs w:val="20"/>
          <w:shd w:val="clear" w:color="auto" w:fill="FFFFFF"/>
        </w:rPr>
        <w:t xml:space="preserve"> status to Terminate in </w:t>
      </w:r>
      <w:proofErr w:type="spellStart"/>
      <w:r w:rsidRPr="00B815F6">
        <w:rPr>
          <w:rFonts w:ascii="Arial" w:hAnsi="Arial" w:cs="Arial"/>
          <w:iCs/>
          <w:color w:val="222222"/>
          <w:sz w:val="20"/>
          <w:szCs w:val="20"/>
          <w:shd w:val="clear" w:color="auto" w:fill="FFFFFF"/>
        </w:rPr>
        <w:t>Sailpoint</w:t>
      </w:r>
      <w:proofErr w:type="spellEnd"/>
      <w:r w:rsidRPr="00B815F6">
        <w:rPr>
          <w:rFonts w:ascii="Arial" w:hAnsi="Arial" w:cs="Arial"/>
          <w:iCs/>
          <w:color w:val="222222"/>
          <w:sz w:val="20"/>
          <w:szCs w:val="20"/>
          <w:shd w:val="clear" w:color="auto" w:fill="FFFFFF"/>
        </w:rPr>
        <w:t>, Reset AD Password and send it to Manager</w:t>
      </w:r>
    </w:p>
    <w:p w14:paraId="25E75BB0" w14:textId="494458FF" w:rsidR="00B815F6" w:rsidRDefault="00B815F6" w:rsidP="00912904">
      <w:pPr>
        <w:pStyle w:val="ListParagraph"/>
        <w:numPr>
          <w:ilvl w:val="0"/>
          <w:numId w:val="49"/>
        </w:numPr>
        <w:rPr>
          <w:rFonts w:ascii="Arial" w:hAnsi="Arial" w:cs="Arial"/>
          <w:iCs/>
          <w:color w:val="222222"/>
          <w:sz w:val="20"/>
          <w:szCs w:val="20"/>
          <w:shd w:val="clear" w:color="auto" w:fill="FFFFFF"/>
        </w:rPr>
      </w:pPr>
      <w:r>
        <w:rPr>
          <w:rFonts w:ascii="Arial" w:hAnsi="Arial" w:cs="Arial"/>
          <w:iCs/>
          <w:color w:val="222222"/>
          <w:sz w:val="20"/>
          <w:szCs w:val="20"/>
          <w:shd w:val="clear" w:color="auto" w:fill="FFFFFF"/>
        </w:rPr>
        <w:t>If Termination date is &gt; xx (configured date), then delete account in AD and soft delete in SailPoint (set user account status to Deleted and remove other attributes)</w:t>
      </w:r>
    </w:p>
    <w:p w14:paraId="5E171A3B" w14:textId="70025300" w:rsidR="00B815F6" w:rsidRPr="007520D2" w:rsidRDefault="00B815F6" w:rsidP="00912904">
      <w:pPr>
        <w:pStyle w:val="ListParagraph"/>
        <w:numPr>
          <w:ilvl w:val="0"/>
          <w:numId w:val="49"/>
        </w:numPr>
        <w:rPr>
          <w:rFonts w:ascii="Arial" w:hAnsi="Arial" w:cs="Arial"/>
          <w:iCs/>
          <w:color w:val="222222"/>
          <w:sz w:val="20"/>
          <w:szCs w:val="20"/>
          <w:shd w:val="clear" w:color="auto" w:fill="FFFFFF"/>
        </w:rPr>
      </w:pPr>
      <w:r>
        <w:rPr>
          <w:rFonts w:ascii="Arial" w:hAnsi="Arial" w:cs="Arial"/>
          <w:iCs/>
          <w:color w:val="222222"/>
          <w:sz w:val="20"/>
          <w:szCs w:val="20"/>
          <w:shd w:val="clear" w:color="auto" w:fill="FFFFFF"/>
        </w:rPr>
        <w:t xml:space="preserve">If Termination date is &gt; xx, delete the O365 account and revoke license. </w:t>
      </w:r>
    </w:p>
    <w:p w14:paraId="43609519" w14:textId="77777777" w:rsidR="007520D2" w:rsidRPr="003D5AED" w:rsidRDefault="007520D2" w:rsidP="00BF78E9">
      <w:pPr>
        <w:rPr>
          <w:rFonts w:ascii="Arial" w:hAnsi="Arial" w:cs="Arial"/>
          <w:iCs/>
          <w:color w:val="222222"/>
          <w:sz w:val="20"/>
          <w:szCs w:val="20"/>
          <w:shd w:val="clear" w:color="auto" w:fill="FFFFFF"/>
        </w:rPr>
      </w:pPr>
    </w:p>
    <w:p w14:paraId="1B810DCA" w14:textId="77777777" w:rsidR="001C2FDC" w:rsidRDefault="001C2FDC" w:rsidP="00BF78E9">
      <w:pPr>
        <w:rPr>
          <w:rFonts w:ascii="Arial" w:hAnsi="Arial" w:cs="Arial"/>
          <w:iCs/>
          <w:color w:val="222222"/>
          <w:sz w:val="20"/>
          <w:szCs w:val="20"/>
          <w:shd w:val="clear" w:color="auto" w:fill="FFFFFF"/>
        </w:rPr>
      </w:pPr>
    </w:p>
    <w:p w14:paraId="3B256475" w14:textId="77777777" w:rsidR="00BF78E9" w:rsidRDefault="00BF78E9" w:rsidP="00BF78E9">
      <w:pPr>
        <w:rPr>
          <w:rFonts w:ascii="Arial" w:hAnsi="Arial" w:cs="Arial"/>
          <w:iCs/>
          <w:color w:val="222222"/>
          <w:sz w:val="20"/>
          <w:szCs w:val="20"/>
          <w:shd w:val="clear" w:color="auto" w:fill="FFFFFF"/>
        </w:rPr>
      </w:pPr>
    </w:p>
    <w:p w14:paraId="316CE4A7" w14:textId="24165C3A" w:rsidR="00C1796A" w:rsidRDefault="00C1796A" w:rsidP="00BF78E9">
      <w:pPr>
        <w:rPr>
          <w:rFonts w:ascii="Arial" w:hAnsi="Arial" w:cs="Arial"/>
          <w:iCs/>
          <w:color w:val="222222"/>
          <w:sz w:val="20"/>
          <w:szCs w:val="20"/>
          <w:u w:val="single"/>
          <w:shd w:val="clear" w:color="auto" w:fill="FFFFFF"/>
        </w:rPr>
      </w:pPr>
      <w:r w:rsidRPr="00C1796A">
        <w:rPr>
          <w:rFonts w:ascii="Arial" w:hAnsi="Arial" w:cs="Arial"/>
          <w:iCs/>
          <w:color w:val="222222"/>
          <w:sz w:val="20"/>
          <w:szCs w:val="20"/>
          <w:u w:val="single"/>
          <w:shd w:val="clear" w:color="auto" w:fill="FFFFFF"/>
        </w:rPr>
        <w:t xml:space="preserve">Contractor </w:t>
      </w:r>
      <w:r w:rsidR="001C2FDC">
        <w:rPr>
          <w:rFonts w:ascii="Arial" w:hAnsi="Arial" w:cs="Arial"/>
          <w:iCs/>
          <w:color w:val="222222"/>
          <w:sz w:val="20"/>
          <w:szCs w:val="20"/>
          <w:u w:val="single"/>
          <w:shd w:val="clear" w:color="auto" w:fill="FFFFFF"/>
        </w:rPr>
        <w:t xml:space="preserve">Creation </w:t>
      </w:r>
      <w:r w:rsidRPr="00C1796A">
        <w:rPr>
          <w:rFonts w:ascii="Arial" w:hAnsi="Arial" w:cs="Arial"/>
          <w:iCs/>
          <w:color w:val="222222"/>
          <w:sz w:val="20"/>
          <w:szCs w:val="20"/>
          <w:u w:val="single"/>
          <w:shd w:val="clear" w:color="auto" w:fill="FFFFFF"/>
        </w:rPr>
        <w:t>Flow</w:t>
      </w:r>
    </w:p>
    <w:p w14:paraId="1A6F35A4" w14:textId="77777777" w:rsidR="00C1796A" w:rsidRDefault="00C1796A" w:rsidP="00BF78E9">
      <w:pPr>
        <w:rPr>
          <w:rFonts w:ascii="Arial" w:hAnsi="Arial" w:cs="Arial"/>
          <w:iCs/>
          <w:color w:val="222222"/>
          <w:sz w:val="20"/>
          <w:szCs w:val="20"/>
          <w:shd w:val="clear" w:color="auto" w:fill="FFFFFF"/>
        </w:rPr>
      </w:pPr>
    </w:p>
    <w:p w14:paraId="0CAA2660" w14:textId="77777777" w:rsidR="003D5AED" w:rsidRDefault="00C1796A" w:rsidP="00BF78E9">
      <w:pPr>
        <w:rPr>
          <w:rFonts w:ascii="Arial" w:hAnsi="Arial" w:cs="Arial"/>
          <w:iCs/>
          <w:color w:val="222222"/>
          <w:sz w:val="20"/>
          <w:szCs w:val="20"/>
          <w:shd w:val="clear" w:color="auto" w:fill="FFFFFF"/>
        </w:rPr>
      </w:pPr>
      <w:r>
        <w:rPr>
          <w:rFonts w:ascii="Arial" w:hAnsi="Arial" w:cs="Arial"/>
          <w:iCs/>
          <w:color w:val="222222"/>
          <w:sz w:val="20"/>
          <w:szCs w:val="20"/>
          <w:shd w:val="clear" w:color="auto" w:fill="FFFFFF"/>
        </w:rPr>
        <w:t xml:space="preserve">Contractors are directly created </w:t>
      </w:r>
      <w:r w:rsidR="003923BC">
        <w:rPr>
          <w:rFonts w:ascii="Arial" w:hAnsi="Arial" w:cs="Arial"/>
          <w:iCs/>
          <w:color w:val="222222"/>
          <w:sz w:val="20"/>
          <w:szCs w:val="20"/>
          <w:shd w:val="clear" w:color="auto" w:fill="FFFFFF"/>
        </w:rPr>
        <w:t xml:space="preserve">in SailPoint. </w:t>
      </w:r>
    </w:p>
    <w:p w14:paraId="6633BBD3" w14:textId="77777777" w:rsidR="003D5AED" w:rsidRDefault="003D5AED" w:rsidP="00BF78E9">
      <w:pPr>
        <w:rPr>
          <w:rFonts w:ascii="Arial" w:hAnsi="Arial" w:cs="Arial"/>
          <w:iCs/>
          <w:color w:val="222222"/>
          <w:sz w:val="20"/>
          <w:szCs w:val="20"/>
          <w:u w:val="single"/>
          <w:shd w:val="clear" w:color="auto" w:fill="FFFFFF"/>
        </w:rPr>
      </w:pPr>
    </w:p>
    <w:p w14:paraId="0E615DC9" w14:textId="77777777" w:rsidR="003D5AED" w:rsidRDefault="003D5AED" w:rsidP="00BF78E9">
      <w:pPr>
        <w:rPr>
          <w:rFonts w:ascii="Arial" w:hAnsi="Arial" w:cs="Arial"/>
          <w:iCs/>
          <w:color w:val="222222"/>
          <w:sz w:val="20"/>
          <w:szCs w:val="20"/>
          <w:u w:val="single"/>
          <w:shd w:val="clear" w:color="auto" w:fill="FFFFFF"/>
        </w:rPr>
      </w:pPr>
    </w:p>
    <w:p w14:paraId="4857A623" w14:textId="77777777" w:rsidR="003D5AED" w:rsidRDefault="003D5AED" w:rsidP="003D5AED">
      <w:pPr>
        <w:rPr>
          <w:rFonts w:ascii="Arial" w:hAnsi="Arial" w:cs="Arial"/>
          <w:iCs/>
          <w:color w:val="222222"/>
          <w:sz w:val="20"/>
          <w:szCs w:val="20"/>
          <w:shd w:val="clear" w:color="auto" w:fill="FFFFFF"/>
        </w:rPr>
      </w:pPr>
    </w:p>
    <w:p w14:paraId="658D5671" w14:textId="17801003" w:rsidR="003D5AED" w:rsidRDefault="003D5AED" w:rsidP="003D5AED">
      <w:pPr>
        <w:rPr>
          <w:rFonts w:ascii="Arial" w:hAnsi="Arial" w:cs="Arial"/>
          <w:iCs/>
          <w:color w:val="222222"/>
          <w:sz w:val="20"/>
          <w:szCs w:val="20"/>
          <w:u w:val="single"/>
          <w:shd w:val="clear" w:color="auto" w:fill="FFFFFF"/>
        </w:rPr>
      </w:pPr>
      <w:r>
        <w:rPr>
          <w:rFonts w:ascii="Arial" w:hAnsi="Arial" w:cs="Arial"/>
          <w:iCs/>
          <w:color w:val="222222"/>
          <w:sz w:val="20"/>
          <w:szCs w:val="20"/>
          <w:u w:val="single"/>
          <w:shd w:val="clear" w:color="auto" w:fill="FFFFFF"/>
        </w:rPr>
        <w:t>Contractor</w:t>
      </w:r>
      <w:r w:rsidRPr="003D5AED">
        <w:rPr>
          <w:rFonts w:ascii="Arial" w:hAnsi="Arial" w:cs="Arial"/>
          <w:iCs/>
          <w:color w:val="222222"/>
          <w:sz w:val="20"/>
          <w:szCs w:val="20"/>
          <w:u w:val="single"/>
          <w:shd w:val="clear" w:color="auto" w:fill="FFFFFF"/>
        </w:rPr>
        <w:t xml:space="preserve"> Job \ Department Change Flow</w:t>
      </w:r>
    </w:p>
    <w:p w14:paraId="7A3A230F" w14:textId="77777777" w:rsidR="003D5AED" w:rsidRDefault="003D5AED" w:rsidP="003D5AED">
      <w:pPr>
        <w:rPr>
          <w:rFonts w:ascii="Arial" w:hAnsi="Arial" w:cs="Arial"/>
          <w:iCs/>
          <w:color w:val="222222"/>
          <w:sz w:val="20"/>
          <w:szCs w:val="20"/>
          <w:u w:val="single"/>
          <w:shd w:val="clear" w:color="auto" w:fill="FFFFFF"/>
        </w:rPr>
      </w:pPr>
    </w:p>
    <w:p w14:paraId="235FF9E0" w14:textId="77777777" w:rsidR="003D5AED" w:rsidRDefault="003D5AED" w:rsidP="003D5AED">
      <w:pPr>
        <w:rPr>
          <w:rFonts w:ascii="Arial" w:hAnsi="Arial" w:cs="Arial"/>
          <w:iCs/>
          <w:color w:val="222222"/>
          <w:sz w:val="20"/>
          <w:szCs w:val="20"/>
          <w:shd w:val="clear" w:color="auto" w:fill="FFFFFF"/>
        </w:rPr>
      </w:pPr>
    </w:p>
    <w:p w14:paraId="3401D0EE" w14:textId="294038AA" w:rsidR="003D5AED" w:rsidRDefault="003D5AED" w:rsidP="003D5AED">
      <w:pPr>
        <w:rPr>
          <w:rFonts w:ascii="Arial" w:hAnsi="Arial" w:cs="Arial"/>
          <w:iCs/>
          <w:color w:val="222222"/>
          <w:sz w:val="20"/>
          <w:szCs w:val="20"/>
          <w:u w:val="single"/>
          <w:shd w:val="clear" w:color="auto" w:fill="FFFFFF"/>
        </w:rPr>
      </w:pPr>
      <w:r>
        <w:rPr>
          <w:rFonts w:ascii="Arial" w:hAnsi="Arial" w:cs="Arial"/>
          <w:iCs/>
          <w:color w:val="222222"/>
          <w:sz w:val="20"/>
          <w:szCs w:val="20"/>
          <w:u w:val="single"/>
          <w:shd w:val="clear" w:color="auto" w:fill="FFFFFF"/>
        </w:rPr>
        <w:t>Contractor</w:t>
      </w:r>
      <w:r w:rsidRPr="003D5AED">
        <w:rPr>
          <w:rFonts w:ascii="Arial" w:hAnsi="Arial" w:cs="Arial"/>
          <w:iCs/>
          <w:color w:val="222222"/>
          <w:sz w:val="20"/>
          <w:szCs w:val="20"/>
          <w:u w:val="single"/>
          <w:shd w:val="clear" w:color="auto" w:fill="FFFFFF"/>
        </w:rPr>
        <w:t xml:space="preserve"> </w:t>
      </w:r>
      <w:r>
        <w:rPr>
          <w:rFonts w:ascii="Arial" w:hAnsi="Arial" w:cs="Arial"/>
          <w:iCs/>
          <w:color w:val="222222"/>
          <w:sz w:val="20"/>
          <w:szCs w:val="20"/>
          <w:u w:val="single"/>
          <w:shd w:val="clear" w:color="auto" w:fill="FFFFFF"/>
        </w:rPr>
        <w:t>Termination</w:t>
      </w:r>
      <w:r w:rsidRPr="003D5AED">
        <w:rPr>
          <w:rFonts w:ascii="Arial" w:hAnsi="Arial" w:cs="Arial"/>
          <w:iCs/>
          <w:color w:val="222222"/>
          <w:sz w:val="20"/>
          <w:szCs w:val="20"/>
          <w:u w:val="single"/>
          <w:shd w:val="clear" w:color="auto" w:fill="FFFFFF"/>
        </w:rPr>
        <w:t xml:space="preserve"> Flow</w:t>
      </w:r>
    </w:p>
    <w:p w14:paraId="35946163" w14:textId="1FCA91D3" w:rsidR="00860F01" w:rsidRDefault="00860F01" w:rsidP="00BF78E9">
      <w:pPr>
        <w:rPr>
          <w:rFonts w:ascii="Arial" w:hAnsi="Arial" w:cs="Arial"/>
          <w:iCs/>
          <w:color w:val="222222"/>
          <w:sz w:val="20"/>
          <w:szCs w:val="20"/>
          <w:u w:val="single"/>
          <w:shd w:val="clear" w:color="auto" w:fill="FFFFFF"/>
        </w:rPr>
      </w:pPr>
    </w:p>
    <w:p w14:paraId="76ACF4CF" w14:textId="64389791" w:rsidR="003D5AED" w:rsidRDefault="003D5AED" w:rsidP="00BF78E9">
      <w:pPr>
        <w:rPr>
          <w:rFonts w:ascii="Arial" w:hAnsi="Arial" w:cs="Arial"/>
          <w:iCs/>
          <w:color w:val="222222"/>
          <w:sz w:val="20"/>
          <w:szCs w:val="20"/>
          <w:u w:val="single"/>
          <w:shd w:val="clear" w:color="auto" w:fill="FFFFFF"/>
        </w:rPr>
      </w:pPr>
    </w:p>
    <w:p w14:paraId="6A1B84F1" w14:textId="20E3232C" w:rsidR="003D5AED" w:rsidRDefault="003D5AED" w:rsidP="00BF78E9">
      <w:pPr>
        <w:rPr>
          <w:rFonts w:ascii="Arial" w:hAnsi="Arial" w:cs="Arial"/>
          <w:iCs/>
          <w:color w:val="222222"/>
          <w:sz w:val="20"/>
          <w:szCs w:val="20"/>
          <w:u w:val="single"/>
          <w:shd w:val="clear" w:color="auto" w:fill="FFFFFF"/>
        </w:rPr>
      </w:pPr>
    </w:p>
    <w:p w14:paraId="44C910FF" w14:textId="77777777" w:rsidR="003D5AED" w:rsidRPr="00C1796A" w:rsidRDefault="003D5AED" w:rsidP="00BF78E9">
      <w:pPr>
        <w:rPr>
          <w:rFonts w:ascii="Arial" w:hAnsi="Arial" w:cs="Arial"/>
          <w:iCs/>
          <w:color w:val="222222"/>
          <w:sz w:val="20"/>
          <w:szCs w:val="20"/>
          <w:u w:val="single"/>
          <w:shd w:val="clear" w:color="auto" w:fill="FFFFFF"/>
        </w:rPr>
      </w:pPr>
    </w:p>
    <w:p w14:paraId="1868DAAD" w14:textId="77777777" w:rsidR="00EE3D54" w:rsidRPr="00905497" w:rsidRDefault="00EE3D54" w:rsidP="00F247A3">
      <w:pPr>
        <w:pStyle w:val="Heading1"/>
        <w:numPr>
          <w:ilvl w:val="0"/>
          <w:numId w:val="14"/>
        </w:numPr>
        <w:rPr>
          <w:rFonts w:ascii="Arial" w:hAnsi="Arial" w:cs="Arial"/>
        </w:rPr>
      </w:pPr>
      <w:bookmarkStart w:id="189" w:name="_Toc510361003"/>
      <w:bookmarkStart w:id="190" w:name="_Toc525115106"/>
      <w:r w:rsidRPr="00905497">
        <w:rPr>
          <w:rFonts w:ascii="Arial" w:hAnsi="Arial" w:cs="Arial"/>
        </w:rPr>
        <w:t>Solution Overvie</w:t>
      </w:r>
      <w:r w:rsidR="00F510C9" w:rsidRPr="00905497">
        <w:rPr>
          <w:rFonts w:ascii="Arial" w:hAnsi="Arial" w:cs="Arial"/>
        </w:rPr>
        <w:t>w</w:t>
      </w:r>
      <w:bookmarkEnd w:id="189"/>
      <w:bookmarkEnd w:id="190"/>
    </w:p>
    <w:p w14:paraId="0999CBCF" w14:textId="77777777" w:rsidR="00EE3D54" w:rsidRPr="00905497" w:rsidRDefault="00EE3D54" w:rsidP="000F722C">
      <w:pPr>
        <w:suppressAutoHyphens/>
        <w:rPr>
          <w:rFonts w:ascii="Arial" w:hAnsi="Arial" w:cs="Arial"/>
        </w:rPr>
      </w:pPr>
      <w:bookmarkStart w:id="191" w:name="OLE_LINK2"/>
      <w:bookmarkStart w:id="192" w:name="OLE_LINK3"/>
    </w:p>
    <w:p w14:paraId="6C2C7713" w14:textId="77777777" w:rsidR="009412F7" w:rsidRPr="00822470" w:rsidRDefault="009412F7" w:rsidP="00F247A3">
      <w:pPr>
        <w:pStyle w:val="Heading2"/>
        <w:numPr>
          <w:ilvl w:val="1"/>
          <w:numId w:val="14"/>
        </w:numPr>
        <w:rPr>
          <w:rFonts w:ascii="Arial" w:hAnsi="Arial" w:cs="Arial"/>
        </w:rPr>
      </w:pPr>
      <w:bookmarkStart w:id="193" w:name="_Toc406655050"/>
      <w:bookmarkStart w:id="194" w:name="_Toc510361004"/>
      <w:bookmarkStart w:id="195" w:name="_Toc525115107"/>
      <w:r w:rsidRPr="00822470">
        <w:rPr>
          <w:rFonts w:ascii="Arial" w:hAnsi="Arial" w:cs="Arial"/>
        </w:rPr>
        <w:t>System Context</w:t>
      </w:r>
      <w:bookmarkEnd w:id="193"/>
      <w:bookmarkEnd w:id="194"/>
      <w:bookmarkEnd w:id="195"/>
    </w:p>
    <w:p w14:paraId="00E0FA8F" w14:textId="77777777" w:rsidR="009412F7" w:rsidRPr="00822470" w:rsidRDefault="009412F7" w:rsidP="009412F7">
      <w:pPr>
        <w:rPr>
          <w:rFonts w:ascii="Arial" w:hAnsi="Arial" w:cs="Arial"/>
        </w:rPr>
      </w:pPr>
    </w:p>
    <w:p w14:paraId="40A4AD94" w14:textId="77777777" w:rsidR="009412F7" w:rsidRPr="00237FAD" w:rsidRDefault="009412F7" w:rsidP="009412F7">
      <w:pPr>
        <w:rPr>
          <w:rFonts w:ascii="Arial" w:hAnsi="Arial" w:cs="Arial"/>
          <w:highlight w:val="yellow"/>
        </w:rPr>
      </w:pPr>
    </w:p>
    <w:p w14:paraId="08A3D093" w14:textId="77777777" w:rsidR="009412F7" w:rsidRPr="00905497" w:rsidRDefault="009412F7" w:rsidP="009412F7">
      <w:pPr>
        <w:rPr>
          <w:rFonts w:ascii="Arial" w:hAnsi="Arial" w:cs="Arial"/>
        </w:rPr>
      </w:pPr>
    </w:p>
    <w:p w14:paraId="0F8547A9" w14:textId="77777777" w:rsidR="0006320E" w:rsidRPr="00905497" w:rsidRDefault="0006320E" w:rsidP="0006320E">
      <w:pPr>
        <w:pStyle w:val="Heading2"/>
        <w:numPr>
          <w:ilvl w:val="1"/>
          <w:numId w:val="14"/>
        </w:numPr>
        <w:suppressAutoHyphens/>
        <w:rPr>
          <w:rFonts w:ascii="Arial" w:hAnsi="Arial" w:cs="Arial"/>
        </w:rPr>
      </w:pPr>
      <w:bookmarkStart w:id="196" w:name="_Toc408224708"/>
      <w:bookmarkStart w:id="197" w:name="_Toc408224815"/>
      <w:bookmarkStart w:id="198" w:name="_Toc408224709"/>
      <w:bookmarkStart w:id="199" w:name="_Toc408224816"/>
      <w:bookmarkStart w:id="200" w:name="_Toc408224710"/>
      <w:bookmarkStart w:id="201" w:name="_Toc408224817"/>
      <w:bookmarkStart w:id="202" w:name="_Toc408224711"/>
      <w:bookmarkStart w:id="203" w:name="_Toc408224818"/>
      <w:bookmarkStart w:id="204" w:name="_Toc525115108"/>
      <w:bookmarkStart w:id="205" w:name="_Toc406655051"/>
      <w:bookmarkStart w:id="206" w:name="_Toc510361005"/>
      <w:bookmarkEnd w:id="191"/>
      <w:bookmarkEnd w:id="192"/>
      <w:bookmarkEnd w:id="196"/>
      <w:bookmarkEnd w:id="197"/>
      <w:bookmarkEnd w:id="198"/>
      <w:bookmarkEnd w:id="199"/>
      <w:bookmarkEnd w:id="200"/>
      <w:bookmarkEnd w:id="201"/>
      <w:bookmarkEnd w:id="202"/>
      <w:bookmarkEnd w:id="203"/>
      <w:r w:rsidRPr="00905497">
        <w:rPr>
          <w:rFonts w:ascii="Arial" w:hAnsi="Arial" w:cs="Arial"/>
        </w:rPr>
        <w:lastRenderedPageBreak/>
        <w:t>Architectural Overview</w:t>
      </w:r>
      <w:bookmarkEnd w:id="204"/>
    </w:p>
    <w:p w14:paraId="071AD0FA" w14:textId="77777777" w:rsidR="0006320E" w:rsidRPr="00905497" w:rsidRDefault="0006320E" w:rsidP="0006320E">
      <w:pPr>
        <w:keepNext/>
        <w:keepLines/>
        <w:suppressAutoHyphens/>
        <w:rPr>
          <w:rFonts w:ascii="Arial" w:hAnsi="Arial" w:cs="Arial"/>
        </w:rPr>
      </w:pPr>
    </w:p>
    <w:p w14:paraId="2ACFAB3D" w14:textId="77777777" w:rsidR="0006320E" w:rsidRPr="00905497" w:rsidRDefault="0006320E" w:rsidP="0006320E">
      <w:pPr>
        <w:keepNext/>
        <w:keepLines/>
        <w:suppressAutoHyphens/>
        <w:rPr>
          <w:rFonts w:ascii="Arial" w:hAnsi="Arial" w:cs="Arial"/>
          <w:sz w:val="20"/>
          <w:szCs w:val="20"/>
        </w:rPr>
      </w:pPr>
      <w:r w:rsidRPr="00905497">
        <w:rPr>
          <w:rFonts w:ascii="Arial" w:hAnsi="Arial" w:cs="Arial"/>
          <w:sz w:val="20"/>
          <w:szCs w:val="20"/>
        </w:rPr>
        <w:t xml:space="preserve">The Architecture Overview describes the high-level conceptual elements that are part of the solution and the ways in which they interact. This is represented in the form of an architecture overview diagram and accompanying descriptions. </w:t>
      </w:r>
    </w:p>
    <w:p w14:paraId="7BE90146" w14:textId="77777777" w:rsidR="0006320E" w:rsidRPr="00905497" w:rsidRDefault="0006320E" w:rsidP="0006320E">
      <w:pPr>
        <w:keepNext/>
        <w:keepLines/>
        <w:suppressAutoHyphens/>
        <w:rPr>
          <w:rFonts w:ascii="Arial" w:hAnsi="Arial" w:cs="Arial"/>
          <w:sz w:val="20"/>
          <w:szCs w:val="20"/>
        </w:rPr>
      </w:pPr>
    </w:p>
    <w:p w14:paraId="34E2CA86" w14:textId="262ACE4D" w:rsidR="0006320E" w:rsidRPr="00905497" w:rsidRDefault="0006320E" w:rsidP="0006320E">
      <w:pPr>
        <w:keepNext/>
        <w:keepLines/>
        <w:suppressAutoHyphens/>
        <w:rPr>
          <w:rFonts w:ascii="Arial" w:hAnsi="Arial" w:cs="Arial"/>
          <w:b/>
          <w:sz w:val="24"/>
          <w:szCs w:val="24"/>
        </w:rPr>
      </w:pPr>
    </w:p>
    <w:p w14:paraId="5AB2794C" w14:textId="283FEC10" w:rsidR="004C3377" w:rsidRPr="008C6A71" w:rsidRDefault="004C3377" w:rsidP="00571686">
      <w:pPr>
        <w:jc w:val="left"/>
        <w:rPr>
          <w:rFonts w:ascii="Arial" w:hAnsi="Arial" w:cs="Arial"/>
          <w:b/>
          <w:bCs/>
          <w:sz w:val="16"/>
          <w:szCs w:val="20"/>
        </w:rPr>
      </w:pPr>
      <w:r w:rsidRPr="008C6A71">
        <w:rPr>
          <w:rFonts w:ascii="Arial" w:hAnsi="Arial" w:cs="Arial"/>
          <w:b/>
          <w:szCs w:val="26"/>
        </w:rPr>
        <w:t>Overview Diagram</w:t>
      </w:r>
    </w:p>
    <w:p w14:paraId="0B06C3E3" w14:textId="2764513D" w:rsidR="001D755B" w:rsidRDefault="001D755B" w:rsidP="00EF72F4">
      <w:pPr>
        <w:ind w:left="1080"/>
        <w:jc w:val="left"/>
        <w:rPr>
          <w:rFonts w:ascii="Arial" w:hAnsi="Arial" w:cs="Arial"/>
          <w:b/>
          <w:bCs/>
          <w:sz w:val="20"/>
          <w:szCs w:val="20"/>
        </w:rPr>
      </w:pPr>
    </w:p>
    <w:p w14:paraId="72A7DF1C" w14:textId="50E81F8F" w:rsidR="00DD16DF" w:rsidRDefault="00DD16DF" w:rsidP="008C6A71">
      <w:pPr>
        <w:jc w:val="left"/>
        <w:rPr>
          <w:rFonts w:ascii="Arial" w:hAnsi="Arial" w:cs="Arial"/>
          <w:b/>
          <w:bCs/>
          <w:sz w:val="20"/>
          <w:szCs w:val="20"/>
        </w:rPr>
      </w:pPr>
    </w:p>
    <w:p w14:paraId="740F97F9" w14:textId="0ADEECF1" w:rsidR="008C6A71" w:rsidRDefault="0036304E" w:rsidP="008C6A71">
      <w:pPr>
        <w:jc w:val="left"/>
        <w:rPr>
          <w:rFonts w:ascii="Arial" w:hAnsi="Arial" w:cs="Arial"/>
          <w:b/>
          <w:bCs/>
          <w:sz w:val="20"/>
          <w:szCs w:val="20"/>
        </w:rPr>
      </w:pPr>
      <w:r>
        <w:object w:dxaOrig="10026" w:dyaOrig="6799" w14:anchorId="7F292C49">
          <v:shape id="_x0000_i1040" type="#_x0000_t75" style="width:468pt;height:317.25pt" o:ole="">
            <v:imagedata r:id="rId48" o:title=""/>
          </v:shape>
          <o:OLEObject Type="Embed" ProgID="Visio.Drawing.15" ShapeID="_x0000_i1040" DrawAspect="Content" ObjectID="_1635335245" r:id="rId49"/>
        </w:object>
      </w:r>
    </w:p>
    <w:p w14:paraId="510CDA17" w14:textId="6D9F2194" w:rsidR="00DD16DF" w:rsidRDefault="00DD16DF" w:rsidP="00EF72F4">
      <w:pPr>
        <w:ind w:left="1080"/>
        <w:jc w:val="left"/>
        <w:rPr>
          <w:rFonts w:ascii="Arial" w:hAnsi="Arial" w:cs="Arial"/>
          <w:b/>
          <w:bCs/>
          <w:sz w:val="20"/>
          <w:szCs w:val="20"/>
        </w:rPr>
      </w:pPr>
    </w:p>
    <w:p w14:paraId="0CD82D12" w14:textId="5C45BA38" w:rsidR="007F7FA3" w:rsidRDefault="007F7FA3" w:rsidP="00EF72F4">
      <w:pPr>
        <w:ind w:left="1080"/>
        <w:jc w:val="left"/>
        <w:rPr>
          <w:rFonts w:ascii="Arial" w:hAnsi="Arial" w:cs="Arial"/>
          <w:b/>
          <w:bCs/>
          <w:sz w:val="20"/>
          <w:szCs w:val="20"/>
        </w:rPr>
      </w:pPr>
    </w:p>
    <w:p w14:paraId="7A05D666" w14:textId="4CFF0203" w:rsidR="007F7FA3" w:rsidRDefault="007F7FA3" w:rsidP="00EF72F4">
      <w:pPr>
        <w:ind w:left="1080"/>
        <w:jc w:val="left"/>
        <w:rPr>
          <w:rFonts w:ascii="Arial" w:hAnsi="Arial" w:cs="Arial"/>
          <w:b/>
          <w:bCs/>
          <w:sz w:val="20"/>
          <w:szCs w:val="20"/>
        </w:rPr>
      </w:pPr>
    </w:p>
    <w:p w14:paraId="6386BF26" w14:textId="77777777" w:rsidR="00864695" w:rsidRPr="007F7FA3" w:rsidRDefault="00864695" w:rsidP="00864695">
      <w:pPr>
        <w:jc w:val="left"/>
        <w:rPr>
          <w:rFonts w:ascii="Arial" w:hAnsi="Arial" w:cs="Arial"/>
          <w:b/>
          <w:bCs/>
          <w:sz w:val="20"/>
          <w:szCs w:val="20"/>
          <w:u w:val="single"/>
        </w:rPr>
      </w:pPr>
      <w:r w:rsidRPr="007F7FA3">
        <w:rPr>
          <w:rFonts w:ascii="Arial" w:hAnsi="Arial" w:cs="Arial"/>
          <w:b/>
          <w:bCs/>
          <w:sz w:val="20"/>
          <w:szCs w:val="20"/>
          <w:u w:val="single"/>
        </w:rPr>
        <w:t>Authentication:</w:t>
      </w:r>
    </w:p>
    <w:p w14:paraId="435FFA55" w14:textId="77777777" w:rsidR="00864695" w:rsidRDefault="00864695" w:rsidP="00864695">
      <w:pPr>
        <w:jc w:val="left"/>
        <w:rPr>
          <w:rFonts w:ascii="Arial" w:hAnsi="Arial" w:cs="Arial"/>
          <w:b/>
          <w:bCs/>
          <w:sz w:val="20"/>
          <w:szCs w:val="20"/>
        </w:rPr>
      </w:pPr>
    </w:p>
    <w:p w14:paraId="54136D70" w14:textId="77777777" w:rsidR="00864695" w:rsidRDefault="00864695" w:rsidP="00864695">
      <w:pPr>
        <w:jc w:val="left"/>
        <w:rPr>
          <w:rFonts w:ascii="Arial" w:hAnsi="Arial" w:cs="Arial"/>
          <w:bCs/>
          <w:sz w:val="20"/>
          <w:szCs w:val="20"/>
        </w:rPr>
      </w:pPr>
      <w:r>
        <w:rPr>
          <w:rFonts w:ascii="Arial" w:hAnsi="Arial" w:cs="Arial"/>
          <w:bCs/>
          <w:sz w:val="20"/>
          <w:szCs w:val="20"/>
        </w:rPr>
        <w:t xml:space="preserve">This section describes how the </w:t>
      </w:r>
      <w:proofErr w:type="spellStart"/>
      <w:r>
        <w:rPr>
          <w:rFonts w:ascii="Arial" w:hAnsi="Arial" w:cs="Arial"/>
          <w:bCs/>
          <w:sz w:val="20"/>
          <w:szCs w:val="20"/>
        </w:rPr>
        <w:t>Sailpoint</w:t>
      </w:r>
      <w:proofErr w:type="spellEnd"/>
      <w:r>
        <w:rPr>
          <w:rFonts w:ascii="Arial" w:hAnsi="Arial" w:cs="Arial"/>
          <w:bCs/>
          <w:sz w:val="20"/>
          <w:szCs w:val="20"/>
        </w:rPr>
        <w:t xml:space="preserve"> web application UI users will be authenticated. </w:t>
      </w:r>
    </w:p>
    <w:p w14:paraId="085A445F" w14:textId="77777777" w:rsidR="00864695" w:rsidRDefault="00864695" w:rsidP="00864695">
      <w:pPr>
        <w:jc w:val="left"/>
        <w:rPr>
          <w:rFonts w:ascii="Arial" w:hAnsi="Arial" w:cs="Arial"/>
          <w:bCs/>
          <w:sz w:val="20"/>
          <w:szCs w:val="20"/>
        </w:rPr>
      </w:pPr>
      <w:r>
        <w:rPr>
          <w:rFonts w:ascii="Arial" w:hAnsi="Arial" w:cs="Arial"/>
          <w:bCs/>
          <w:sz w:val="20"/>
          <w:szCs w:val="20"/>
        </w:rPr>
        <w:t xml:space="preserve">Users will use AD to Authenticate; </w:t>
      </w:r>
    </w:p>
    <w:p w14:paraId="09FDAC75" w14:textId="77777777" w:rsidR="00864695" w:rsidRDefault="00864695" w:rsidP="00864695">
      <w:pPr>
        <w:jc w:val="left"/>
        <w:rPr>
          <w:rFonts w:ascii="Arial" w:hAnsi="Arial" w:cs="Arial"/>
          <w:bCs/>
          <w:sz w:val="20"/>
          <w:szCs w:val="20"/>
        </w:rPr>
      </w:pPr>
      <w:r>
        <w:rPr>
          <w:rFonts w:ascii="Arial" w:hAnsi="Arial" w:cs="Arial"/>
          <w:bCs/>
          <w:sz w:val="20"/>
          <w:szCs w:val="20"/>
        </w:rPr>
        <w:t xml:space="preserve">Capabilities will be configured based on defined </w:t>
      </w:r>
      <w:proofErr w:type="gramStart"/>
      <w:r>
        <w:rPr>
          <w:rFonts w:ascii="Arial" w:hAnsi="Arial" w:cs="Arial"/>
          <w:bCs/>
          <w:sz w:val="20"/>
          <w:szCs w:val="20"/>
        </w:rPr>
        <w:t>users</w:t>
      </w:r>
      <w:proofErr w:type="gramEnd"/>
      <w:r>
        <w:rPr>
          <w:rFonts w:ascii="Arial" w:hAnsi="Arial" w:cs="Arial"/>
          <w:bCs/>
          <w:sz w:val="20"/>
          <w:szCs w:val="20"/>
        </w:rPr>
        <w:t xml:space="preserve"> role (users’ SailPoint role information will be collected by SMWE BA).</w:t>
      </w:r>
    </w:p>
    <w:p w14:paraId="63CDC3F7" w14:textId="77777777" w:rsidR="00864695" w:rsidRDefault="00864695" w:rsidP="00864695">
      <w:pPr>
        <w:jc w:val="left"/>
        <w:rPr>
          <w:rFonts w:ascii="Arial" w:hAnsi="Arial" w:cs="Arial"/>
          <w:bCs/>
          <w:sz w:val="20"/>
          <w:szCs w:val="20"/>
        </w:rPr>
      </w:pPr>
    </w:p>
    <w:p w14:paraId="67E3D529" w14:textId="77777777" w:rsidR="00864695" w:rsidRPr="0036304E" w:rsidRDefault="00864695" w:rsidP="00864695">
      <w:pPr>
        <w:jc w:val="left"/>
        <w:rPr>
          <w:rFonts w:ascii="Arial" w:hAnsi="Arial" w:cs="Arial"/>
          <w:bCs/>
          <w:sz w:val="20"/>
          <w:szCs w:val="20"/>
          <w:u w:val="single"/>
        </w:rPr>
      </w:pPr>
      <w:r w:rsidRPr="0036304E">
        <w:rPr>
          <w:rFonts w:ascii="Arial" w:hAnsi="Arial" w:cs="Arial"/>
          <w:bCs/>
          <w:sz w:val="20"/>
          <w:szCs w:val="20"/>
          <w:u w:val="single"/>
        </w:rPr>
        <w:t xml:space="preserve">SCIM API Authentication: </w:t>
      </w:r>
    </w:p>
    <w:p w14:paraId="2A757E75" w14:textId="77777777" w:rsidR="00864695" w:rsidRDefault="00864695" w:rsidP="00864695">
      <w:pPr>
        <w:jc w:val="left"/>
        <w:rPr>
          <w:rFonts w:ascii="Arial" w:hAnsi="Arial" w:cs="Arial"/>
          <w:bCs/>
          <w:sz w:val="20"/>
          <w:szCs w:val="20"/>
        </w:rPr>
      </w:pPr>
    </w:p>
    <w:p w14:paraId="78810BF1" w14:textId="77777777" w:rsidR="00864695" w:rsidRDefault="00864695" w:rsidP="00864695">
      <w:pPr>
        <w:jc w:val="left"/>
        <w:rPr>
          <w:rFonts w:ascii="Arial" w:hAnsi="Arial" w:cs="Arial"/>
          <w:bCs/>
          <w:sz w:val="20"/>
          <w:szCs w:val="20"/>
        </w:rPr>
      </w:pPr>
      <w:r>
        <w:rPr>
          <w:noProof/>
        </w:rPr>
        <w:lastRenderedPageBreak/>
        <w:drawing>
          <wp:inline distT="0" distB="0" distL="0" distR="0" wp14:anchorId="0E293796" wp14:editId="5E463122">
            <wp:extent cx="5943600" cy="4358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358005"/>
                    </a:xfrm>
                    <a:prstGeom prst="rect">
                      <a:avLst/>
                    </a:prstGeom>
                  </pic:spPr>
                </pic:pic>
              </a:graphicData>
            </a:graphic>
          </wp:inline>
        </w:drawing>
      </w:r>
    </w:p>
    <w:p w14:paraId="09B41AA9" w14:textId="77777777" w:rsidR="00864695" w:rsidRDefault="00864695" w:rsidP="00864695">
      <w:pPr>
        <w:jc w:val="left"/>
        <w:rPr>
          <w:rFonts w:ascii="Arial" w:hAnsi="Arial" w:cs="Arial"/>
          <w:bCs/>
          <w:sz w:val="20"/>
          <w:szCs w:val="20"/>
        </w:rPr>
      </w:pPr>
    </w:p>
    <w:p w14:paraId="5D6F6D7B" w14:textId="77777777" w:rsidR="00864695" w:rsidRDefault="00864695" w:rsidP="00864695">
      <w:pPr>
        <w:jc w:val="left"/>
        <w:rPr>
          <w:rFonts w:ascii="Arial" w:hAnsi="Arial" w:cs="Arial"/>
          <w:bCs/>
          <w:sz w:val="20"/>
          <w:szCs w:val="20"/>
        </w:rPr>
      </w:pPr>
    </w:p>
    <w:p w14:paraId="16C7E858" w14:textId="77777777" w:rsidR="00864695" w:rsidRDefault="00864695" w:rsidP="00864695">
      <w:pPr>
        <w:jc w:val="left"/>
        <w:rPr>
          <w:rFonts w:ascii="Arial" w:hAnsi="Arial" w:cs="Arial"/>
          <w:bCs/>
          <w:sz w:val="20"/>
          <w:szCs w:val="20"/>
        </w:rPr>
      </w:pPr>
    </w:p>
    <w:p w14:paraId="3E2C7DBA" w14:textId="40A9EC62" w:rsidR="007F7FA3" w:rsidRDefault="007F7FA3" w:rsidP="007F7FA3">
      <w:pPr>
        <w:jc w:val="left"/>
        <w:rPr>
          <w:rFonts w:ascii="Arial" w:hAnsi="Arial" w:cs="Arial"/>
          <w:bCs/>
          <w:sz w:val="20"/>
          <w:szCs w:val="20"/>
        </w:rPr>
      </w:pPr>
    </w:p>
    <w:p w14:paraId="51DE50FB" w14:textId="45D98807" w:rsidR="007F7FA3" w:rsidRDefault="007F7FA3" w:rsidP="007F7FA3">
      <w:pPr>
        <w:jc w:val="left"/>
        <w:rPr>
          <w:rFonts w:ascii="Arial" w:hAnsi="Arial" w:cs="Arial"/>
          <w:bCs/>
          <w:sz w:val="20"/>
          <w:szCs w:val="20"/>
        </w:rPr>
      </w:pPr>
    </w:p>
    <w:p w14:paraId="45444624" w14:textId="79DBB95E" w:rsidR="00582D47" w:rsidRPr="00582D47" w:rsidRDefault="00582D47" w:rsidP="007F7FA3">
      <w:pPr>
        <w:jc w:val="left"/>
        <w:rPr>
          <w:rFonts w:ascii="Arial" w:hAnsi="Arial" w:cs="Arial"/>
          <w:b/>
          <w:bCs/>
          <w:sz w:val="20"/>
          <w:szCs w:val="20"/>
          <w:u w:val="single"/>
        </w:rPr>
      </w:pPr>
      <w:r w:rsidRPr="00582D47">
        <w:rPr>
          <w:rFonts w:ascii="Arial" w:hAnsi="Arial" w:cs="Arial"/>
          <w:b/>
          <w:bCs/>
          <w:sz w:val="20"/>
          <w:szCs w:val="20"/>
          <w:u w:val="single"/>
        </w:rPr>
        <w:t>Contractors:</w:t>
      </w:r>
    </w:p>
    <w:p w14:paraId="6F613BC8" w14:textId="77777777" w:rsidR="00B53403" w:rsidRDefault="00B53403" w:rsidP="007F7FA3">
      <w:pPr>
        <w:jc w:val="left"/>
        <w:rPr>
          <w:rFonts w:ascii="Arial" w:hAnsi="Arial" w:cs="Arial"/>
          <w:bCs/>
          <w:sz w:val="20"/>
          <w:szCs w:val="20"/>
        </w:rPr>
      </w:pPr>
    </w:p>
    <w:p w14:paraId="1A5B01DD" w14:textId="3A76F93B" w:rsidR="00B53403" w:rsidRDefault="00B53403" w:rsidP="007F7FA3">
      <w:pPr>
        <w:jc w:val="left"/>
        <w:rPr>
          <w:rFonts w:ascii="Arial" w:hAnsi="Arial" w:cs="Arial"/>
          <w:bCs/>
          <w:sz w:val="20"/>
          <w:szCs w:val="20"/>
        </w:rPr>
      </w:pPr>
      <w:r>
        <w:rPr>
          <w:rFonts w:ascii="Arial" w:hAnsi="Arial" w:cs="Arial"/>
          <w:bCs/>
          <w:sz w:val="20"/>
          <w:szCs w:val="20"/>
        </w:rPr>
        <w:t xml:space="preserve">SailPoint 7.3 and later supports a new plugin type – Contractor plugin. We can leverage this to support the Contractor type. </w:t>
      </w:r>
    </w:p>
    <w:p w14:paraId="014412CC" w14:textId="49112313" w:rsidR="00B53403" w:rsidRDefault="00B53403" w:rsidP="007F7FA3">
      <w:pPr>
        <w:jc w:val="left"/>
        <w:rPr>
          <w:rFonts w:ascii="Arial" w:hAnsi="Arial" w:cs="Arial"/>
          <w:bCs/>
          <w:sz w:val="20"/>
          <w:szCs w:val="20"/>
        </w:rPr>
      </w:pPr>
    </w:p>
    <w:p w14:paraId="1AC46740" w14:textId="65A57362" w:rsidR="00B53403" w:rsidRDefault="00B53403" w:rsidP="007F7FA3">
      <w:pPr>
        <w:jc w:val="left"/>
        <w:rPr>
          <w:rFonts w:ascii="Arial" w:hAnsi="Arial" w:cs="Arial"/>
          <w:bCs/>
          <w:sz w:val="20"/>
          <w:szCs w:val="20"/>
        </w:rPr>
      </w:pPr>
    </w:p>
    <w:p w14:paraId="17485F6E" w14:textId="4B225494" w:rsidR="00AF2B9D" w:rsidRPr="005A6F82" w:rsidRDefault="00AF2B9D" w:rsidP="007F7FA3">
      <w:pPr>
        <w:jc w:val="left"/>
        <w:rPr>
          <w:rFonts w:ascii="Arial" w:hAnsi="Arial" w:cs="Arial"/>
          <w:b/>
          <w:bCs/>
          <w:sz w:val="20"/>
          <w:szCs w:val="20"/>
          <w:u w:val="single"/>
        </w:rPr>
      </w:pPr>
      <w:r w:rsidRPr="005A6F82">
        <w:rPr>
          <w:rFonts w:ascii="Arial" w:hAnsi="Arial" w:cs="Arial"/>
          <w:b/>
          <w:bCs/>
          <w:sz w:val="20"/>
          <w:szCs w:val="20"/>
          <w:u w:val="single"/>
        </w:rPr>
        <w:t>Service Now – SailPoint API</w:t>
      </w:r>
      <w:r w:rsidR="005A6F82" w:rsidRPr="005A6F82">
        <w:rPr>
          <w:rFonts w:ascii="Arial" w:hAnsi="Arial" w:cs="Arial"/>
          <w:b/>
          <w:bCs/>
          <w:sz w:val="20"/>
          <w:szCs w:val="20"/>
          <w:u w:val="single"/>
        </w:rPr>
        <w:t xml:space="preserve">: </w:t>
      </w:r>
    </w:p>
    <w:p w14:paraId="25F6667D" w14:textId="4D15BD16" w:rsidR="00AF2B9D" w:rsidRDefault="00AF2B9D" w:rsidP="007F7FA3">
      <w:pPr>
        <w:jc w:val="left"/>
        <w:rPr>
          <w:rFonts w:ascii="Arial" w:hAnsi="Arial" w:cs="Arial"/>
          <w:bCs/>
          <w:sz w:val="20"/>
          <w:szCs w:val="20"/>
        </w:rPr>
      </w:pPr>
    </w:p>
    <w:p w14:paraId="5603D5A6" w14:textId="48E84596" w:rsidR="005A6F82" w:rsidRDefault="005A6F82" w:rsidP="007F7FA3">
      <w:pPr>
        <w:jc w:val="left"/>
        <w:rPr>
          <w:rFonts w:ascii="Arial" w:hAnsi="Arial" w:cs="Arial"/>
          <w:bCs/>
          <w:sz w:val="20"/>
          <w:szCs w:val="20"/>
        </w:rPr>
      </w:pPr>
      <w:r>
        <w:rPr>
          <w:noProof/>
        </w:rPr>
        <w:lastRenderedPageBreak/>
        <w:drawing>
          <wp:inline distT="0" distB="0" distL="0" distR="0" wp14:anchorId="11C25DB1" wp14:editId="7FD86C74">
            <wp:extent cx="5943600" cy="3168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68015"/>
                    </a:xfrm>
                    <a:prstGeom prst="rect">
                      <a:avLst/>
                    </a:prstGeom>
                  </pic:spPr>
                </pic:pic>
              </a:graphicData>
            </a:graphic>
          </wp:inline>
        </w:drawing>
      </w:r>
    </w:p>
    <w:p w14:paraId="2ED218FF" w14:textId="77777777" w:rsidR="005A6F82" w:rsidRDefault="005A6F82" w:rsidP="007F7FA3">
      <w:pPr>
        <w:jc w:val="left"/>
        <w:rPr>
          <w:rFonts w:ascii="Arial" w:hAnsi="Arial" w:cs="Arial"/>
          <w:bCs/>
          <w:sz w:val="20"/>
          <w:szCs w:val="20"/>
        </w:rPr>
      </w:pPr>
    </w:p>
    <w:p w14:paraId="2FA26B96" w14:textId="77777777" w:rsidR="007F7FA3" w:rsidRPr="00EF72F4" w:rsidRDefault="007F7FA3" w:rsidP="00EF72F4">
      <w:pPr>
        <w:ind w:left="1080"/>
        <w:jc w:val="left"/>
        <w:rPr>
          <w:rFonts w:ascii="Arial" w:hAnsi="Arial" w:cs="Arial"/>
          <w:b/>
          <w:bCs/>
          <w:sz w:val="20"/>
          <w:szCs w:val="20"/>
        </w:rPr>
      </w:pPr>
    </w:p>
    <w:p w14:paraId="6F8EF0AD" w14:textId="21E4FAC4" w:rsidR="00EF72F4" w:rsidRPr="007F7FA3" w:rsidRDefault="007F7FA3">
      <w:pPr>
        <w:jc w:val="left"/>
        <w:rPr>
          <w:rFonts w:ascii="Arial" w:hAnsi="Arial" w:cs="Arial"/>
          <w:b/>
          <w:bCs/>
          <w:sz w:val="20"/>
          <w:szCs w:val="20"/>
          <w:u w:val="single"/>
        </w:rPr>
      </w:pPr>
      <w:r w:rsidRPr="007F7FA3">
        <w:rPr>
          <w:rFonts w:ascii="Arial" w:hAnsi="Arial" w:cs="Arial"/>
          <w:b/>
          <w:bCs/>
          <w:sz w:val="20"/>
          <w:szCs w:val="20"/>
          <w:u w:val="single"/>
        </w:rPr>
        <w:t>Components:</w:t>
      </w:r>
    </w:p>
    <w:p w14:paraId="57B0DA5D" w14:textId="2BEC44BA" w:rsidR="0006320E" w:rsidRPr="00905497" w:rsidRDefault="0006320E" w:rsidP="0006320E">
      <w:pPr>
        <w:pStyle w:val="Caption"/>
        <w:suppressAutoHyphens/>
        <w:jc w:val="both"/>
        <w:rPr>
          <w:rFonts w:cs="Arial"/>
        </w:rPr>
      </w:pPr>
      <w:r w:rsidRPr="00905497">
        <w:rPr>
          <w:rFonts w:cs="Arial"/>
          <w:sz w:val="20"/>
        </w:rPr>
        <w:t>The following table below indicates the architectural components of the solution:</w:t>
      </w:r>
    </w:p>
    <w:p w14:paraId="36B60EE2" w14:textId="77777777" w:rsidR="0006320E" w:rsidRPr="00905497" w:rsidRDefault="0006320E" w:rsidP="0006320E">
      <w:pPr>
        <w:suppressAutoHyphens/>
        <w:rPr>
          <w:rFonts w:ascii="Arial" w:hAnsi="Arial" w:cs="Arial"/>
          <w:color w:val="0000CC"/>
          <w:sz w:val="32"/>
          <w:szCs w:val="32"/>
        </w:rPr>
      </w:pPr>
    </w:p>
    <w:tbl>
      <w:tblPr>
        <w:tblW w:w="96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0"/>
        <w:gridCol w:w="3240"/>
        <w:gridCol w:w="3443"/>
      </w:tblGrid>
      <w:tr w:rsidR="0006320E" w:rsidRPr="00905497" w14:paraId="6E9C5D9E" w14:textId="77777777" w:rsidTr="00965D3D">
        <w:trPr>
          <w:trHeight w:val="287"/>
        </w:trPr>
        <w:tc>
          <w:tcPr>
            <w:tcW w:w="2970" w:type="dxa"/>
            <w:shd w:val="clear" w:color="auto" w:fill="948A54"/>
          </w:tcPr>
          <w:p w14:paraId="0165B990" w14:textId="77777777" w:rsidR="0006320E" w:rsidRPr="00905497" w:rsidRDefault="0006320E" w:rsidP="001D755B">
            <w:pPr>
              <w:keepNext/>
              <w:suppressAutoHyphens/>
              <w:snapToGrid w:val="0"/>
              <w:jc w:val="center"/>
              <w:rPr>
                <w:rFonts w:ascii="Arial" w:hAnsi="Arial" w:cs="Arial"/>
                <w:b/>
              </w:rPr>
            </w:pPr>
            <w:r w:rsidRPr="00905497">
              <w:rPr>
                <w:rFonts w:ascii="Arial" w:hAnsi="Arial" w:cs="Arial"/>
                <w:b/>
                <w:sz w:val="20"/>
                <w:szCs w:val="20"/>
              </w:rPr>
              <w:t>Component</w:t>
            </w:r>
          </w:p>
        </w:tc>
        <w:tc>
          <w:tcPr>
            <w:tcW w:w="3240" w:type="dxa"/>
            <w:shd w:val="clear" w:color="auto" w:fill="948A54"/>
          </w:tcPr>
          <w:p w14:paraId="368C8B66" w14:textId="77777777" w:rsidR="0006320E" w:rsidRPr="00905497" w:rsidRDefault="0006320E" w:rsidP="001D755B">
            <w:pPr>
              <w:keepNext/>
              <w:suppressAutoHyphens/>
              <w:snapToGrid w:val="0"/>
              <w:jc w:val="center"/>
              <w:rPr>
                <w:rFonts w:ascii="Arial" w:hAnsi="Arial" w:cs="Arial"/>
                <w:b/>
              </w:rPr>
            </w:pPr>
            <w:r>
              <w:rPr>
                <w:rFonts w:ascii="Arial" w:hAnsi="Arial" w:cs="Arial"/>
                <w:b/>
                <w:sz w:val="20"/>
                <w:szCs w:val="20"/>
              </w:rPr>
              <w:t>Component Owner</w:t>
            </w:r>
          </w:p>
        </w:tc>
        <w:tc>
          <w:tcPr>
            <w:tcW w:w="3443" w:type="dxa"/>
            <w:shd w:val="clear" w:color="auto" w:fill="948A54"/>
          </w:tcPr>
          <w:p w14:paraId="48CCA9D6" w14:textId="77777777" w:rsidR="0006320E" w:rsidRPr="00905497" w:rsidRDefault="0006320E" w:rsidP="001D755B">
            <w:pPr>
              <w:keepNext/>
              <w:suppressAutoHyphens/>
              <w:snapToGrid w:val="0"/>
              <w:jc w:val="center"/>
              <w:rPr>
                <w:rFonts w:ascii="Arial" w:hAnsi="Arial" w:cs="Arial"/>
                <w:b/>
              </w:rPr>
            </w:pPr>
            <w:r w:rsidRPr="00905497">
              <w:rPr>
                <w:rFonts w:ascii="Arial" w:hAnsi="Arial" w:cs="Arial"/>
                <w:b/>
                <w:sz w:val="20"/>
                <w:szCs w:val="20"/>
              </w:rPr>
              <w:t>Description</w:t>
            </w:r>
          </w:p>
        </w:tc>
      </w:tr>
      <w:tr w:rsidR="0006320E" w:rsidRPr="00D3539F" w14:paraId="28D34D6C" w14:textId="77777777" w:rsidTr="00965D3D">
        <w:tc>
          <w:tcPr>
            <w:tcW w:w="2970" w:type="dxa"/>
            <w:shd w:val="clear" w:color="auto" w:fill="auto"/>
          </w:tcPr>
          <w:p w14:paraId="7FC05F4B" w14:textId="4749F7F7" w:rsidR="0006320E" w:rsidRPr="00D3539F" w:rsidRDefault="007F7FA3" w:rsidP="001D755B">
            <w:pPr>
              <w:suppressAutoHyphens/>
              <w:snapToGrid w:val="0"/>
              <w:jc w:val="left"/>
              <w:rPr>
                <w:rFonts w:ascii="Arial" w:eastAsia="Times New Roman" w:hAnsi="Arial" w:cs="Arial"/>
                <w:sz w:val="20"/>
                <w:szCs w:val="20"/>
              </w:rPr>
            </w:pPr>
            <w:r>
              <w:rPr>
                <w:rFonts w:ascii="Arial" w:eastAsia="Times New Roman" w:hAnsi="Arial" w:cs="Arial"/>
                <w:sz w:val="20"/>
                <w:szCs w:val="20"/>
              </w:rPr>
              <w:t>Application Server</w:t>
            </w:r>
          </w:p>
        </w:tc>
        <w:tc>
          <w:tcPr>
            <w:tcW w:w="3240" w:type="dxa"/>
            <w:shd w:val="clear" w:color="auto" w:fill="auto"/>
          </w:tcPr>
          <w:p w14:paraId="1214CBD7" w14:textId="29D37532" w:rsidR="0006320E" w:rsidRPr="00D3539F" w:rsidRDefault="0006320E" w:rsidP="001D755B">
            <w:pPr>
              <w:suppressAutoHyphens/>
              <w:snapToGrid w:val="0"/>
              <w:jc w:val="center"/>
              <w:rPr>
                <w:rFonts w:ascii="Arial" w:eastAsia="Times New Roman" w:hAnsi="Arial" w:cs="Arial"/>
                <w:sz w:val="20"/>
                <w:szCs w:val="20"/>
              </w:rPr>
            </w:pPr>
          </w:p>
        </w:tc>
        <w:tc>
          <w:tcPr>
            <w:tcW w:w="3443" w:type="dxa"/>
            <w:shd w:val="clear" w:color="auto" w:fill="auto"/>
          </w:tcPr>
          <w:p w14:paraId="42DCB9DE" w14:textId="15347EF8" w:rsidR="0006320E" w:rsidRPr="00D3539F" w:rsidRDefault="00965D3D" w:rsidP="001D755B">
            <w:pPr>
              <w:keepNext/>
              <w:suppressAutoHyphens/>
              <w:snapToGrid w:val="0"/>
              <w:jc w:val="left"/>
              <w:rPr>
                <w:rFonts w:ascii="Arial" w:hAnsi="Arial" w:cs="Arial"/>
                <w:sz w:val="20"/>
                <w:szCs w:val="20"/>
              </w:rPr>
            </w:pPr>
            <w:proofErr w:type="spellStart"/>
            <w:r>
              <w:rPr>
                <w:rFonts w:ascii="Arial" w:hAnsi="Arial" w:cs="Arial"/>
                <w:sz w:val="20"/>
                <w:szCs w:val="20"/>
              </w:rPr>
              <w:t>TomCat</w:t>
            </w:r>
            <w:proofErr w:type="spellEnd"/>
          </w:p>
        </w:tc>
      </w:tr>
      <w:tr w:rsidR="0006320E" w:rsidRPr="00D3539F" w14:paraId="48AE9DDC" w14:textId="77777777" w:rsidTr="00965D3D">
        <w:tc>
          <w:tcPr>
            <w:tcW w:w="2970" w:type="dxa"/>
            <w:shd w:val="clear" w:color="auto" w:fill="auto"/>
          </w:tcPr>
          <w:p w14:paraId="4D4DDE8F" w14:textId="36A84471" w:rsidR="0006320E" w:rsidRDefault="007F7FA3" w:rsidP="001D755B">
            <w:pPr>
              <w:suppressAutoHyphens/>
              <w:snapToGrid w:val="0"/>
              <w:jc w:val="left"/>
              <w:rPr>
                <w:rFonts w:ascii="Arial" w:eastAsia="Times New Roman" w:hAnsi="Arial" w:cs="Arial"/>
                <w:sz w:val="20"/>
                <w:szCs w:val="20"/>
              </w:rPr>
            </w:pPr>
            <w:r>
              <w:rPr>
                <w:rFonts w:ascii="Arial" w:eastAsia="Times New Roman" w:hAnsi="Arial" w:cs="Arial"/>
                <w:sz w:val="20"/>
                <w:szCs w:val="20"/>
              </w:rPr>
              <w:t>Task Server</w:t>
            </w:r>
          </w:p>
        </w:tc>
        <w:tc>
          <w:tcPr>
            <w:tcW w:w="3240" w:type="dxa"/>
            <w:shd w:val="clear" w:color="auto" w:fill="auto"/>
          </w:tcPr>
          <w:p w14:paraId="3F5FE1E0" w14:textId="6B1650FC" w:rsidR="0006320E" w:rsidRDefault="0006320E" w:rsidP="001D755B">
            <w:pPr>
              <w:suppressAutoHyphens/>
              <w:snapToGrid w:val="0"/>
              <w:jc w:val="center"/>
              <w:rPr>
                <w:rFonts w:ascii="Arial" w:eastAsia="Times New Roman" w:hAnsi="Arial" w:cs="Arial"/>
                <w:sz w:val="20"/>
                <w:szCs w:val="20"/>
              </w:rPr>
            </w:pPr>
          </w:p>
        </w:tc>
        <w:tc>
          <w:tcPr>
            <w:tcW w:w="3443" w:type="dxa"/>
            <w:shd w:val="clear" w:color="auto" w:fill="auto"/>
          </w:tcPr>
          <w:p w14:paraId="5C69249E" w14:textId="24680A0A" w:rsidR="0006320E" w:rsidRDefault="00965D3D" w:rsidP="001D755B">
            <w:pPr>
              <w:keepNext/>
              <w:suppressAutoHyphens/>
              <w:snapToGrid w:val="0"/>
              <w:jc w:val="left"/>
              <w:rPr>
                <w:rFonts w:ascii="Arial" w:hAnsi="Arial" w:cs="Arial"/>
                <w:sz w:val="20"/>
                <w:szCs w:val="20"/>
              </w:rPr>
            </w:pPr>
            <w:r>
              <w:rPr>
                <w:rFonts w:ascii="Arial" w:hAnsi="Arial" w:cs="Arial"/>
                <w:sz w:val="20"/>
                <w:szCs w:val="20"/>
              </w:rPr>
              <w:t>IIQ Batch Server</w:t>
            </w:r>
          </w:p>
        </w:tc>
      </w:tr>
      <w:tr w:rsidR="0006320E" w:rsidRPr="00D3539F" w14:paraId="5D740869" w14:textId="77777777" w:rsidTr="00965D3D">
        <w:tc>
          <w:tcPr>
            <w:tcW w:w="2970" w:type="dxa"/>
            <w:shd w:val="clear" w:color="auto" w:fill="auto"/>
          </w:tcPr>
          <w:p w14:paraId="6DEAE04E" w14:textId="52EDCF2D" w:rsidR="0006320E" w:rsidRDefault="007F7FA3" w:rsidP="001D755B">
            <w:pPr>
              <w:suppressAutoHyphens/>
              <w:snapToGrid w:val="0"/>
              <w:jc w:val="left"/>
              <w:rPr>
                <w:rFonts w:ascii="Arial" w:eastAsia="Times New Roman" w:hAnsi="Arial" w:cs="Arial"/>
                <w:sz w:val="20"/>
                <w:szCs w:val="20"/>
              </w:rPr>
            </w:pPr>
            <w:r>
              <w:rPr>
                <w:rFonts w:ascii="Arial" w:eastAsia="Times New Roman" w:hAnsi="Arial" w:cs="Arial"/>
                <w:sz w:val="20"/>
                <w:szCs w:val="20"/>
              </w:rPr>
              <w:t>Database</w:t>
            </w:r>
          </w:p>
        </w:tc>
        <w:tc>
          <w:tcPr>
            <w:tcW w:w="3240" w:type="dxa"/>
            <w:shd w:val="clear" w:color="auto" w:fill="auto"/>
          </w:tcPr>
          <w:p w14:paraId="66ABF2F1" w14:textId="3837CC4C" w:rsidR="0006320E" w:rsidRDefault="0006320E" w:rsidP="001D755B">
            <w:pPr>
              <w:suppressAutoHyphens/>
              <w:snapToGrid w:val="0"/>
              <w:jc w:val="center"/>
              <w:rPr>
                <w:rFonts w:ascii="Arial" w:eastAsia="Times New Roman" w:hAnsi="Arial" w:cs="Arial"/>
                <w:sz w:val="20"/>
                <w:szCs w:val="20"/>
              </w:rPr>
            </w:pPr>
          </w:p>
        </w:tc>
        <w:tc>
          <w:tcPr>
            <w:tcW w:w="3443" w:type="dxa"/>
            <w:shd w:val="clear" w:color="auto" w:fill="auto"/>
          </w:tcPr>
          <w:p w14:paraId="6D93E2E3" w14:textId="55B7353F" w:rsidR="0006320E" w:rsidRDefault="00965D3D" w:rsidP="001D755B">
            <w:pPr>
              <w:keepNext/>
              <w:suppressAutoHyphens/>
              <w:snapToGrid w:val="0"/>
              <w:jc w:val="left"/>
              <w:rPr>
                <w:rFonts w:ascii="Arial" w:hAnsi="Arial" w:cs="Arial"/>
                <w:sz w:val="20"/>
                <w:szCs w:val="20"/>
              </w:rPr>
            </w:pPr>
            <w:r>
              <w:rPr>
                <w:rFonts w:ascii="Arial" w:hAnsi="Arial" w:cs="Arial"/>
                <w:sz w:val="20"/>
                <w:szCs w:val="20"/>
              </w:rPr>
              <w:t xml:space="preserve">IIQ </w:t>
            </w:r>
            <w:proofErr w:type="spellStart"/>
            <w:r>
              <w:rPr>
                <w:rFonts w:ascii="Arial" w:hAnsi="Arial" w:cs="Arial"/>
                <w:sz w:val="20"/>
                <w:szCs w:val="20"/>
              </w:rPr>
              <w:t>Sql</w:t>
            </w:r>
            <w:proofErr w:type="spellEnd"/>
            <w:r>
              <w:rPr>
                <w:rFonts w:ascii="Arial" w:hAnsi="Arial" w:cs="Arial"/>
                <w:sz w:val="20"/>
                <w:szCs w:val="20"/>
              </w:rPr>
              <w:t xml:space="preserve"> Server database</w:t>
            </w:r>
          </w:p>
        </w:tc>
      </w:tr>
      <w:tr w:rsidR="0006320E" w:rsidRPr="00D3539F" w14:paraId="2D56E91E" w14:textId="77777777" w:rsidTr="00965D3D">
        <w:tc>
          <w:tcPr>
            <w:tcW w:w="2970" w:type="dxa"/>
            <w:shd w:val="clear" w:color="auto" w:fill="auto"/>
          </w:tcPr>
          <w:p w14:paraId="47739E5A" w14:textId="24E5C2D7" w:rsidR="0006320E" w:rsidRDefault="00065405" w:rsidP="001D755B">
            <w:pPr>
              <w:suppressAutoHyphens/>
              <w:snapToGrid w:val="0"/>
              <w:jc w:val="left"/>
              <w:rPr>
                <w:rFonts w:ascii="Arial" w:eastAsia="Times New Roman" w:hAnsi="Arial" w:cs="Arial"/>
                <w:sz w:val="20"/>
                <w:szCs w:val="20"/>
              </w:rPr>
            </w:pPr>
            <w:r>
              <w:rPr>
                <w:rFonts w:ascii="Arial" w:eastAsia="Times New Roman" w:hAnsi="Arial" w:cs="Arial"/>
                <w:sz w:val="20"/>
                <w:szCs w:val="20"/>
              </w:rPr>
              <w:t xml:space="preserve">IQ </w:t>
            </w:r>
            <w:r w:rsidR="00965D3D">
              <w:rPr>
                <w:rFonts w:ascii="Arial" w:eastAsia="Times New Roman" w:hAnsi="Arial" w:cs="Arial"/>
                <w:sz w:val="20"/>
                <w:szCs w:val="20"/>
              </w:rPr>
              <w:t>Service</w:t>
            </w:r>
          </w:p>
        </w:tc>
        <w:tc>
          <w:tcPr>
            <w:tcW w:w="3240" w:type="dxa"/>
            <w:shd w:val="clear" w:color="auto" w:fill="auto"/>
          </w:tcPr>
          <w:p w14:paraId="398EC65A" w14:textId="1EFCC67A" w:rsidR="0006320E" w:rsidRDefault="0006320E" w:rsidP="001D755B">
            <w:pPr>
              <w:suppressAutoHyphens/>
              <w:snapToGrid w:val="0"/>
              <w:jc w:val="center"/>
              <w:rPr>
                <w:rFonts w:ascii="Arial" w:eastAsia="Times New Roman" w:hAnsi="Arial" w:cs="Arial"/>
                <w:sz w:val="20"/>
                <w:szCs w:val="20"/>
              </w:rPr>
            </w:pPr>
          </w:p>
        </w:tc>
        <w:tc>
          <w:tcPr>
            <w:tcW w:w="3443" w:type="dxa"/>
            <w:shd w:val="clear" w:color="auto" w:fill="auto"/>
          </w:tcPr>
          <w:p w14:paraId="355C3480" w14:textId="728C8E4E" w:rsidR="0006320E" w:rsidRDefault="00965D3D" w:rsidP="001D755B">
            <w:pPr>
              <w:keepNext/>
              <w:suppressAutoHyphens/>
              <w:snapToGrid w:val="0"/>
              <w:jc w:val="left"/>
              <w:rPr>
                <w:rFonts w:ascii="Arial" w:hAnsi="Arial" w:cs="Arial"/>
                <w:sz w:val="20"/>
                <w:szCs w:val="20"/>
              </w:rPr>
            </w:pPr>
            <w:r>
              <w:rPr>
                <w:rFonts w:ascii="Arial" w:hAnsi="Arial" w:cs="Arial"/>
                <w:sz w:val="20"/>
                <w:szCs w:val="20"/>
              </w:rPr>
              <w:t xml:space="preserve">Windows Service to </w:t>
            </w:r>
            <w:r w:rsidR="00042D17">
              <w:rPr>
                <w:rFonts w:ascii="Arial" w:hAnsi="Arial" w:cs="Arial"/>
                <w:sz w:val="20"/>
                <w:szCs w:val="20"/>
              </w:rPr>
              <w:t>provision in</w:t>
            </w:r>
            <w:r>
              <w:rPr>
                <w:rFonts w:ascii="Arial" w:hAnsi="Arial" w:cs="Arial"/>
                <w:sz w:val="20"/>
                <w:szCs w:val="20"/>
              </w:rPr>
              <w:t xml:space="preserve"> AD</w:t>
            </w:r>
          </w:p>
        </w:tc>
      </w:tr>
    </w:tbl>
    <w:p w14:paraId="7A88F3E1" w14:textId="73010588" w:rsidR="007F7FA3" w:rsidRDefault="007F7FA3" w:rsidP="007F7FA3">
      <w:pPr>
        <w:pStyle w:val="Heading2"/>
        <w:numPr>
          <w:ilvl w:val="0"/>
          <w:numId w:val="0"/>
        </w:numPr>
        <w:ind w:left="1440"/>
        <w:rPr>
          <w:rFonts w:ascii="Arial" w:hAnsi="Arial" w:cs="Arial"/>
        </w:rPr>
      </w:pPr>
      <w:bookmarkStart w:id="207" w:name="_Toc525115109"/>
    </w:p>
    <w:p w14:paraId="093E29EC" w14:textId="30DAEB6C" w:rsidR="007F7FA3" w:rsidRDefault="007F7FA3" w:rsidP="007F7FA3"/>
    <w:p w14:paraId="598659E9" w14:textId="77777777" w:rsidR="007F7FA3" w:rsidRPr="007F7FA3" w:rsidRDefault="007F7FA3" w:rsidP="007F7FA3"/>
    <w:p w14:paraId="0FFE325F" w14:textId="0831D36F" w:rsidR="00860F01" w:rsidRPr="002C1136" w:rsidRDefault="00860F01" w:rsidP="0006320E">
      <w:pPr>
        <w:pStyle w:val="Heading2"/>
        <w:numPr>
          <w:ilvl w:val="1"/>
          <w:numId w:val="14"/>
        </w:numPr>
        <w:rPr>
          <w:rFonts w:ascii="Arial" w:hAnsi="Arial" w:cs="Arial"/>
        </w:rPr>
      </w:pPr>
      <w:r w:rsidRPr="002C1136">
        <w:rPr>
          <w:rFonts w:ascii="Arial" w:hAnsi="Arial" w:cs="Arial"/>
        </w:rPr>
        <w:t>Information Flows</w:t>
      </w:r>
      <w:bookmarkEnd w:id="205"/>
      <w:bookmarkEnd w:id="206"/>
      <w:bookmarkEnd w:id="207"/>
    </w:p>
    <w:p w14:paraId="54F18944" w14:textId="43784DA7" w:rsidR="006D2E96" w:rsidRDefault="006D2E96" w:rsidP="006D2E96">
      <w:pPr>
        <w:spacing w:after="120"/>
        <w:ind w:left="720"/>
        <w:jc w:val="left"/>
        <w:rPr>
          <w:rFonts w:ascii="Arial" w:hAnsi="Arial" w:cs="Arial"/>
          <w:sz w:val="20"/>
          <w:szCs w:val="20"/>
        </w:rPr>
      </w:pPr>
    </w:p>
    <w:p w14:paraId="4FDEC1A8" w14:textId="62935C5F" w:rsidR="004C3ACC" w:rsidRDefault="004C3ACC" w:rsidP="00F35381">
      <w:pPr>
        <w:spacing w:after="120"/>
        <w:ind w:left="360"/>
        <w:jc w:val="left"/>
        <w:rPr>
          <w:rFonts w:ascii="Arial" w:hAnsi="Arial" w:cs="Arial"/>
          <w:sz w:val="20"/>
          <w:szCs w:val="20"/>
        </w:rPr>
      </w:pPr>
    </w:p>
    <w:p w14:paraId="4A4BA1F8" w14:textId="030225B9" w:rsidR="00C053F0" w:rsidRDefault="00C053F0" w:rsidP="00F35381">
      <w:pPr>
        <w:spacing w:after="120"/>
        <w:ind w:left="360"/>
        <w:jc w:val="left"/>
        <w:rPr>
          <w:rFonts w:ascii="Arial" w:hAnsi="Arial" w:cs="Arial"/>
          <w:sz w:val="20"/>
          <w:szCs w:val="20"/>
        </w:rPr>
      </w:pPr>
    </w:p>
    <w:p w14:paraId="6AAA3EE0" w14:textId="39D58DDB" w:rsidR="00D82916" w:rsidRDefault="001F3A1F" w:rsidP="00F35381">
      <w:pPr>
        <w:spacing w:after="120"/>
        <w:ind w:left="360"/>
        <w:jc w:val="left"/>
        <w:rPr>
          <w:rFonts w:ascii="Arial" w:hAnsi="Arial" w:cs="Arial"/>
          <w:sz w:val="20"/>
          <w:szCs w:val="20"/>
        </w:rPr>
      </w:pPr>
      <w:r>
        <w:object w:dxaOrig="15168" w:dyaOrig="11208" w14:anchorId="07EACC81">
          <v:shape id="_x0000_i1041" type="#_x0000_t75" style="width:468pt;height:345.75pt" o:ole="">
            <v:imagedata r:id="rId52" o:title=""/>
          </v:shape>
          <o:OLEObject Type="Embed" ProgID="Visio.Drawing.15" ShapeID="_x0000_i1041" DrawAspect="Content" ObjectID="_1635335246" r:id="rId53"/>
        </w:object>
      </w:r>
    </w:p>
    <w:p w14:paraId="15D09CC5" w14:textId="77777777" w:rsidR="00D82916" w:rsidRDefault="00D82916" w:rsidP="00F35381">
      <w:pPr>
        <w:spacing w:after="120"/>
        <w:ind w:left="360"/>
        <w:jc w:val="left"/>
        <w:rPr>
          <w:rFonts w:ascii="Arial" w:hAnsi="Arial" w:cs="Arial"/>
          <w:sz w:val="20"/>
          <w:szCs w:val="20"/>
        </w:rPr>
      </w:pPr>
    </w:p>
    <w:p w14:paraId="3EFDFF2B" w14:textId="19C8A847" w:rsidR="003D512F" w:rsidRDefault="003D512F" w:rsidP="00F35381">
      <w:pPr>
        <w:spacing w:after="120"/>
        <w:ind w:left="360"/>
        <w:jc w:val="left"/>
        <w:rPr>
          <w:rFonts w:ascii="Arial" w:hAnsi="Arial" w:cs="Arial"/>
          <w:sz w:val="20"/>
          <w:szCs w:val="20"/>
        </w:rPr>
      </w:pPr>
      <w:r>
        <w:rPr>
          <w:noProof/>
        </w:rPr>
        <w:drawing>
          <wp:inline distT="0" distB="0" distL="0" distR="0" wp14:anchorId="41EC6111" wp14:editId="2ED709E3">
            <wp:extent cx="5943600" cy="32505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250565"/>
                    </a:xfrm>
                    <a:prstGeom prst="rect">
                      <a:avLst/>
                    </a:prstGeom>
                  </pic:spPr>
                </pic:pic>
              </a:graphicData>
            </a:graphic>
          </wp:inline>
        </w:drawing>
      </w:r>
    </w:p>
    <w:p w14:paraId="3592E566" w14:textId="0AA319A4" w:rsidR="00C053F0" w:rsidRDefault="00C053F0" w:rsidP="00F35381">
      <w:pPr>
        <w:spacing w:after="120"/>
        <w:ind w:left="360"/>
        <w:jc w:val="left"/>
        <w:rPr>
          <w:rFonts w:ascii="Arial" w:hAnsi="Arial" w:cs="Arial"/>
          <w:sz w:val="20"/>
          <w:szCs w:val="20"/>
        </w:rPr>
      </w:pPr>
    </w:p>
    <w:p w14:paraId="2E1B69B1" w14:textId="07034F1E" w:rsidR="003D512F" w:rsidRDefault="003D512F" w:rsidP="00F35381">
      <w:pPr>
        <w:spacing w:after="120"/>
        <w:ind w:left="360"/>
        <w:jc w:val="left"/>
        <w:rPr>
          <w:rFonts w:ascii="Arial" w:hAnsi="Arial" w:cs="Arial"/>
          <w:sz w:val="20"/>
          <w:szCs w:val="20"/>
        </w:rPr>
      </w:pPr>
      <w:r>
        <w:rPr>
          <w:noProof/>
        </w:rPr>
        <w:drawing>
          <wp:inline distT="0" distB="0" distL="0" distR="0" wp14:anchorId="22EAD06F" wp14:editId="4F3D8AD1">
            <wp:extent cx="5943600" cy="3310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10255"/>
                    </a:xfrm>
                    <a:prstGeom prst="rect">
                      <a:avLst/>
                    </a:prstGeom>
                  </pic:spPr>
                </pic:pic>
              </a:graphicData>
            </a:graphic>
          </wp:inline>
        </w:drawing>
      </w:r>
    </w:p>
    <w:p w14:paraId="24FEE78D" w14:textId="7EEF97C5" w:rsidR="003D512F" w:rsidRDefault="003D512F" w:rsidP="00F35381">
      <w:pPr>
        <w:spacing w:after="120"/>
        <w:ind w:left="360"/>
        <w:jc w:val="left"/>
        <w:rPr>
          <w:rFonts w:ascii="Arial" w:hAnsi="Arial" w:cs="Arial"/>
          <w:sz w:val="20"/>
          <w:szCs w:val="20"/>
        </w:rPr>
      </w:pPr>
    </w:p>
    <w:p w14:paraId="489E632B" w14:textId="7F4F332C" w:rsidR="003D512F" w:rsidRDefault="003D512F" w:rsidP="00F35381">
      <w:pPr>
        <w:spacing w:after="120"/>
        <w:ind w:left="360"/>
        <w:jc w:val="left"/>
        <w:rPr>
          <w:rFonts w:ascii="Arial" w:hAnsi="Arial" w:cs="Arial"/>
          <w:sz w:val="20"/>
          <w:szCs w:val="20"/>
        </w:rPr>
      </w:pPr>
    </w:p>
    <w:p w14:paraId="1C6B14ED" w14:textId="2C902FC7" w:rsidR="003D512F" w:rsidRDefault="003D512F" w:rsidP="00F35381">
      <w:pPr>
        <w:spacing w:after="120"/>
        <w:ind w:left="360"/>
        <w:jc w:val="left"/>
        <w:rPr>
          <w:rFonts w:ascii="Arial" w:hAnsi="Arial" w:cs="Arial"/>
          <w:sz w:val="20"/>
          <w:szCs w:val="20"/>
        </w:rPr>
      </w:pPr>
      <w:r>
        <w:rPr>
          <w:noProof/>
        </w:rPr>
        <w:drawing>
          <wp:inline distT="0" distB="0" distL="0" distR="0" wp14:anchorId="4FFF5CCA" wp14:editId="0B468CB2">
            <wp:extent cx="5943600" cy="2398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398395"/>
                    </a:xfrm>
                    <a:prstGeom prst="rect">
                      <a:avLst/>
                    </a:prstGeom>
                  </pic:spPr>
                </pic:pic>
              </a:graphicData>
            </a:graphic>
          </wp:inline>
        </w:drawing>
      </w:r>
    </w:p>
    <w:p w14:paraId="3285B817" w14:textId="659CF2C5" w:rsidR="003D512F" w:rsidRDefault="003D512F" w:rsidP="00F35381">
      <w:pPr>
        <w:spacing w:after="120"/>
        <w:ind w:left="360"/>
        <w:jc w:val="left"/>
        <w:rPr>
          <w:rFonts w:ascii="Arial" w:hAnsi="Arial" w:cs="Arial"/>
          <w:sz w:val="20"/>
          <w:szCs w:val="20"/>
        </w:rPr>
      </w:pPr>
    </w:p>
    <w:p w14:paraId="511A4E46" w14:textId="7939C40B" w:rsidR="003D512F" w:rsidRDefault="003D512F" w:rsidP="00F35381">
      <w:pPr>
        <w:spacing w:after="120"/>
        <w:ind w:left="360"/>
        <w:jc w:val="left"/>
        <w:rPr>
          <w:rFonts w:ascii="Arial" w:hAnsi="Arial" w:cs="Arial"/>
          <w:sz w:val="20"/>
          <w:szCs w:val="20"/>
        </w:rPr>
      </w:pPr>
    </w:p>
    <w:p w14:paraId="3822DA6D" w14:textId="0C0211D1" w:rsidR="003D512F" w:rsidRDefault="003D512F" w:rsidP="00F35381">
      <w:pPr>
        <w:spacing w:after="120"/>
        <w:ind w:left="360"/>
        <w:jc w:val="left"/>
        <w:rPr>
          <w:rFonts w:ascii="Arial" w:hAnsi="Arial" w:cs="Arial"/>
          <w:sz w:val="20"/>
          <w:szCs w:val="20"/>
        </w:rPr>
      </w:pPr>
      <w:r>
        <w:rPr>
          <w:noProof/>
        </w:rPr>
        <w:lastRenderedPageBreak/>
        <w:drawing>
          <wp:inline distT="0" distB="0" distL="0" distR="0" wp14:anchorId="46723878" wp14:editId="571B0AC0">
            <wp:extent cx="5943600" cy="2523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23490"/>
                    </a:xfrm>
                    <a:prstGeom prst="rect">
                      <a:avLst/>
                    </a:prstGeom>
                  </pic:spPr>
                </pic:pic>
              </a:graphicData>
            </a:graphic>
          </wp:inline>
        </w:drawing>
      </w:r>
    </w:p>
    <w:p w14:paraId="1C12A438" w14:textId="77777777" w:rsidR="00C053F0" w:rsidRPr="003E6558" w:rsidRDefault="00C053F0" w:rsidP="00F35381">
      <w:pPr>
        <w:spacing w:after="120"/>
        <w:ind w:left="360"/>
        <w:jc w:val="left"/>
        <w:rPr>
          <w:rFonts w:ascii="Arial" w:hAnsi="Arial" w:cs="Arial"/>
          <w:sz w:val="20"/>
          <w:szCs w:val="20"/>
        </w:rPr>
      </w:pPr>
    </w:p>
    <w:p w14:paraId="2FB8224C" w14:textId="77777777" w:rsidR="00860F01" w:rsidRPr="00905497" w:rsidRDefault="00860F01" w:rsidP="0006320E">
      <w:pPr>
        <w:pStyle w:val="Heading2"/>
        <w:numPr>
          <w:ilvl w:val="1"/>
          <w:numId w:val="14"/>
        </w:numPr>
        <w:rPr>
          <w:rFonts w:ascii="Arial" w:hAnsi="Arial" w:cs="Arial"/>
        </w:rPr>
      </w:pPr>
      <w:bookmarkStart w:id="208" w:name="_Toc406655052"/>
      <w:bookmarkStart w:id="209" w:name="_Toc510361006"/>
      <w:bookmarkStart w:id="210" w:name="_Toc525115110"/>
      <w:r w:rsidRPr="00905497">
        <w:rPr>
          <w:rFonts w:ascii="Arial" w:hAnsi="Arial" w:cs="Arial"/>
        </w:rPr>
        <w:t>Data Types</w:t>
      </w:r>
      <w:bookmarkEnd w:id="208"/>
      <w:bookmarkEnd w:id="209"/>
      <w:bookmarkEnd w:id="210"/>
    </w:p>
    <w:p w14:paraId="46089666" w14:textId="77777777" w:rsidR="00860F01" w:rsidRPr="00905497" w:rsidRDefault="00860F01" w:rsidP="00860F01">
      <w:pPr>
        <w:rPr>
          <w:rFonts w:ascii="Arial" w:hAnsi="Arial" w:cs="Arial"/>
          <w:sz w:val="20"/>
          <w:szCs w:val="20"/>
        </w:rPr>
      </w:pPr>
    </w:p>
    <w:p w14:paraId="527EAA42" w14:textId="77777777" w:rsidR="00E35819" w:rsidRPr="00905497" w:rsidRDefault="00E35819" w:rsidP="00E35819">
      <w:pPr>
        <w:rPr>
          <w:rFonts w:ascii="Arial" w:hAnsi="Arial" w:cs="Arial"/>
          <w:sz w:val="20"/>
          <w:szCs w:val="20"/>
        </w:rPr>
      </w:pPr>
      <w:r w:rsidRPr="00905497">
        <w:rPr>
          <w:rFonts w:ascii="Arial" w:hAnsi="Arial" w:cs="Arial"/>
          <w:sz w:val="20"/>
          <w:szCs w:val="20"/>
        </w:rPr>
        <w:t>This section depicts the types of data that will be utilized in the system at a high level.</w:t>
      </w:r>
    </w:p>
    <w:p w14:paraId="605692B2" w14:textId="77777777" w:rsidR="00E35819" w:rsidRPr="00905497" w:rsidRDefault="00E35819" w:rsidP="00E35819">
      <w:pPr>
        <w:rPr>
          <w:rFonts w:ascii="Arial" w:hAnsi="Arial" w:cs="Arial"/>
          <w:sz w:val="20"/>
          <w:szCs w:val="20"/>
        </w:rPr>
      </w:pPr>
    </w:p>
    <w:p w14:paraId="02396228" w14:textId="77777777" w:rsidR="000757C6" w:rsidRPr="00905497" w:rsidRDefault="000757C6" w:rsidP="0006320E">
      <w:pPr>
        <w:pStyle w:val="Heading2"/>
        <w:numPr>
          <w:ilvl w:val="1"/>
          <w:numId w:val="14"/>
        </w:numPr>
        <w:rPr>
          <w:rFonts w:ascii="Arial" w:hAnsi="Arial" w:cs="Arial"/>
        </w:rPr>
      </w:pPr>
      <w:bookmarkStart w:id="211" w:name="_Toc406655062"/>
      <w:bookmarkStart w:id="212" w:name="_Toc510361007"/>
      <w:bookmarkStart w:id="213" w:name="_Toc525115111"/>
      <w:r w:rsidRPr="00905497">
        <w:rPr>
          <w:rFonts w:ascii="Arial" w:hAnsi="Arial" w:cs="Arial"/>
        </w:rPr>
        <w:t>Architectural Decisions</w:t>
      </w:r>
      <w:bookmarkEnd w:id="211"/>
      <w:bookmarkEnd w:id="212"/>
      <w:bookmarkEnd w:id="213"/>
    </w:p>
    <w:p w14:paraId="6E77463C" w14:textId="77777777" w:rsidR="000757C6" w:rsidRPr="00905497" w:rsidRDefault="000757C6" w:rsidP="000757C6">
      <w:pPr>
        <w:rPr>
          <w:rFonts w:ascii="Arial" w:hAnsi="Arial" w:cs="Arial"/>
        </w:rPr>
      </w:pPr>
    </w:p>
    <w:p w14:paraId="70CE645B" w14:textId="091016B1" w:rsidR="000757C6" w:rsidRDefault="000757C6" w:rsidP="0006320E">
      <w:pPr>
        <w:pStyle w:val="Heading2"/>
        <w:numPr>
          <w:ilvl w:val="2"/>
          <w:numId w:val="14"/>
        </w:numPr>
        <w:rPr>
          <w:rFonts w:ascii="Arial" w:hAnsi="Arial" w:cs="Arial"/>
        </w:rPr>
      </w:pPr>
      <w:bookmarkStart w:id="214" w:name="_Toc406655063"/>
      <w:bookmarkStart w:id="215" w:name="_Toc510361008"/>
      <w:bookmarkStart w:id="216" w:name="_Toc525115112"/>
      <w:r w:rsidRPr="00A07822">
        <w:rPr>
          <w:rFonts w:ascii="Arial" w:hAnsi="Arial" w:cs="Arial"/>
        </w:rPr>
        <w:t xml:space="preserve">Architectural </w:t>
      </w:r>
      <w:bookmarkEnd w:id="214"/>
      <w:r w:rsidRPr="00A07822">
        <w:rPr>
          <w:rFonts w:ascii="Arial" w:hAnsi="Arial" w:cs="Arial"/>
        </w:rPr>
        <w:t>Decision</w:t>
      </w:r>
      <w:bookmarkEnd w:id="215"/>
      <w:bookmarkEnd w:id="216"/>
    </w:p>
    <w:p w14:paraId="38ECF1DE" w14:textId="77777777" w:rsidR="00C503E1" w:rsidRDefault="00C503E1" w:rsidP="00C503E1"/>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000" w:firstRow="0" w:lastRow="0" w:firstColumn="0" w:lastColumn="0" w:noHBand="0" w:noVBand="0"/>
      </w:tblPr>
      <w:tblGrid>
        <w:gridCol w:w="1638"/>
        <w:gridCol w:w="2520"/>
        <w:gridCol w:w="5413"/>
      </w:tblGrid>
      <w:tr w:rsidR="00C503E1" w:rsidRPr="00A07822" w14:paraId="2F46EBEB" w14:textId="77777777" w:rsidTr="00B624D2">
        <w:trPr>
          <w:cantSplit/>
          <w:trHeight w:val="432"/>
          <w:tblHeader/>
        </w:trPr>
        <w:tc>
          <w:tcPr>
            <w:tcW w:w="1638" w:type="dxa"/>
            <w:tcBorders>
              <w:top w:val="single" w:sz="4" w:space="0" w:color="auto"/>
              <w:left w:val="single" w:sz="4" w:space="0" w:color="auto"/>
              <w:bottom w:val="single" w:sz="4" w:space="0" w:color="auto"/>
              <w:right w:val="single" w:sz="4" w:space="0" w:color="auto"/>
            </w:tcBorders>
            <w:shd w:val="clear" w:color="auto" w:fill="FFFFCC"/>
          </w:tcPr>
          <w:p w14:paraId="7507A065" w14:textId="77777777" w:rsidR="00C503E1" w:rsidRPr="00A07822" w:rsidRDefault="00C503E1" w:rsidP="00B624D2">
            <w:pPr>
              <w:pStyle w:val="TableText"/>
              <w:keepNext/>
              <w:ind w:left="29" w:right="29"/>
              <w:rPr>
                <w:rFonts w:cs="Arial"/>
                <w:b/>
                <w:bCs/>
              </w:rPr>
            </w:pPr>
            <w:r w:rsidRPr="00A07822">
              <w:rPr>
                <w:rFonts w:cs="Arial"/>
                <w:b/>
                <w:bCs/>
              </w:rPr>
              <w:t>Architectural Decision ID</w:t>
            </w:r>
          </w:p>
        </w:tc>
        <w:tc>
          <w:tcPr>
            <w:tcW w:w="2520" w:type="dxa"/>
            <w:tcBorders>
              <w:top w:val="single" w:sz="4" w:space="0" w:color="auto"/>
              <w:left w:val="single" w:sz="4" w:space="0" w:color="auto"/>
              <w:bottom w:val="single" w:sz="4" w:space="0" w:color="auto"/>
              <w:right w:val="single" w:sz="4" w:space="0" w:color="auto"/>
            </w:tcBorders>
            <w:shd w:val="clear" w:color="auto" w:fill="FFFFCC"/>
          </w:tcPr>
          <w:p w14:paraId="40A13F39" w14:textId="77777777" w:rsidR="00C503E1" w:rsidRPr="00A07822" w:rsidRDefault="00C503E1" w:rsidP="00B624D2">
            <w:pPr>
              <w:pStyle w:val="TableText"/>
              <w:keepNext/>
              <w:ind w:left="29" w:right="29"/>
              <w:rPr>
                <w:rFonts w:cs="Arial"/>
                <w:b/>
                <w:bCs/>
              </w:rPr>
            </w:pPr>
            <w:r w:rsidRPr="00A07822">
              <w:rPr>
                <w:rFonts w:cs="Arial"/>
                <w:b/>
                <w:bCs/>
              </w:rPr>
              <w:t>Subject Area</w:t>
            </w:r>
          </w:p>
        </w:tc>
        <w:tc>
          <w:tcPr>
            <w:tcW w:w="5413" w:type="dxa"/>
            <w:tcBorders>
              <w:top w:val="single" w:sz="4" w:space="0" w:color="auto"/>
              <w:left w:val="single" w:sz="4" w:space="0" w:color="auto"/>
              <w:bottom w:val="single" w:sz="4" w:space="0" w:color="auto"/>
              <w:right w:val="single" w:sz="4" w:space="0" w:color="auto"/>
            </w:tcBorders>
            <w:shd w:val="clear" w:color="auto" w:fill="FFFFCC"/>
          </w:tcPr>
          <w:p w14:paraId="0503435B" w14:textId="77777777" w:rsidR="00C503E1" w:rsidRPr="00A07822" w:rsidRDefault="00C503E1" w:rsidP="00B624D2">
            <w:pPr>
              <w:pStyle w:val="TableText"/>
              <w:keepNext/>
              <w:ind w:left="29" w:right="29"/>
              <w:rPr>
                <w:rFonts w:cs="Arial"/>
                <w:b/>
                <w:bCs/>
              </w:rPr>
            </w:pPr>
            <w:r w:rsidRPr="00A07822">
              <w:rPr>
                <w:rFonts w:cs="Arial"/>
                <w:b/>
                <w:bCs/>
              </w:rPr>
              <w:t>Source</w:t>
            </w:r>
          </w:p>
          <w:p w14:paraId="693B9EC5" w14:textId="77777777" w:rsidR="00C503E1" w:rsidRPr="00A07822" w:rsidRDefault="00C503E1" w:rsidP="00B624D2">
            <w:pPr>
              <w:pStyle w:val="TableText"/>
              <w:keepNext/>
              <w:ind w:left="29" w:right="29"/>
              <w:rPr>
                <w:rFonts w:cs="Arial"/>
                <w:b/>
                <w:bCs/>
              </w:rPr>
            </w:pPr>
            <w:r w:rsidRPr="00A07822">
              <w:rPr>
                <w:rFonts w:cs="Arial"/>
                <w:b/>
                <w:bCs/>
              </w:rPr>
              <w:t>(Project or Program)</w:t>
            </w:r>
          </w:p>
        </w:tc>
      </w:tr>
      <w:tr w:rsidR="00C503E1" w:rsidRPr="00A07822" w14:paraId="2278BC6B" w14:textId="77777777" w:rsidTr="00B624D2">
        <w:trPr>
          <w:cantSplit/>
          <w:trHeight w:val="432"/>
        </w:trPr>
        <w:tc>
          <w:tcPr>
            <w:tcW w:w="1638" w:type="dxa"/>
            <w:tcBorders>
              <w:top w:val="single" w:sz="4" w:space="0" w:color="auto"/>
              <w:left w:val="single" w:sz="4" w:space="0" w:color="auto"/>
              <w:bottom w:val="single" w:sz="4" w:space="0" w:color="auto"/>
              <w:right w:val="single" w:sz="4" w:space="0" w:color="auto"/>
            </w:tcBorders>
            <w:shd w:val="clear" w:color="auto" w:fill="auto"/>
          </w:tcPr>
          <w:p w14:paraId="4ED575FB" w14:textId="77777777" w:rsidR="00C503E1" w:rsidRPr="00646C3C" w:rsidRDefault="00646C3C" w:rsidP="00B624D2">
            <w:pPr>
              <w:pStyle w:val="TableText"/>
              <w:rPr>
                <w:rFonts w:cs="Arial"/>
                <w:b/>
                <w:bCs/>
                <w:lang w:val="en-US"/>
              </w:rPr>
            </w:pPr>
            <w:r w:rsidRPr="00646C3C">
              <w:rPr>
                <w:rFonts w:cs="Arial"/>
                <w:b/>
                <w:bCs/>
                <w:lang w:val="en-US"/>
              </w:rPr>
              <w:t>AD01</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6E1BEF54" w14:textId="592B1E9F" w:rsidR="00C503E1" w:rsidRPr="004C3ACC" w:rsidRDefault="00C503E1" w:rsidP="00147B70">
            <w:pPr>
              <w:pStyle w:val="TableText"/>
              <w:ind w:left="0"/>
              <w:rPr>
                <w:rFonts w:cs="Arial"/>
                <w:bCs/>
                <w:lang w:val="en-US"/>
              </w:rPr>
            </w:pPr>
          </w:p>
        </w:tc>
        <w:tc>
          <w:tcPr>
            <w:tcW w:w="5413" w:type="dxa"/>
            <w:tcBorders>
              <w:top w:val="single" w:sz="4" w:space="0" w:color="auto"/>
              <w:left w:val="single" w:sz="4" w:space="0" w:color="auto"/>
              <w:bottom w:val="single" w:sz="4" w:space="0" w:color="auto"/>
              <w:right w:val="single" w:sz="4" w:space="0" w:color="auto"/>
            </w:tcBorders>
            <w:shd w:val="clear" w:color="auto" w:fill="auto"/>
          </w:tcPr>
          <w:p w14:paraId="40B95EDB" w14:textId="77777777" w:rsidR="00C503E1" w:rsidRPr="00A07822" w:rsidRDefault="00C503E1" w:rsidP="00B624D2">
            <w:pPr>
              <w:pStyle w:val="TableText"/>
              <w:rPr>
                <w:rFonts w:cs="Arial"/>
              </w:rPr>
            </w:pPr>
          </w:p>
        </w:tc>
      </w:tr>
      <w:tr w:rsidR="00C503E1" w:rsidRPr="00A07822" w14:paraId="29BB49D2" w14:textId="77777777" w:rsidTr="00B624D2">
        <w:trPr>
          <w:cantSplit/>
          <w:trHeight w:val="432"/>
        </w:trPr>
        <w:tc>
          <w:tcPr>
            <w:tcW w:w="1638" w:type="dxa"/>
            <w:tcBorders>
              <w:bottom w:val="single" w:sz="4" w:space="0" w:color="auto"/>
            </w:tcBorders>
            <w:shd w:val="clear" w:color="auto" w:fill="FFFFCC"/>
          </w:tcPr>
          <w:p w14:paraId="0CE12BF1" w14:textId="77777777" w:rsidR="00C503E1" w:rsidRPr="00A07822" w:rsidRDefault="00C503E1" w:rsidP="00B624D2">
            <w:pPr>
              <w:pStyle w:val="TableText"/>
              <w:jc w:val="left"/>
              <w:rPr>
                <w:rFonts w:cs="Arial"/>
                <w:b/>
                <w:bCs/>
              </w:rPr>
            </w:pPr>
            <w:r w:rsidRPr="00A07822">
              <w:rPr>
                <w:rFonts w:cs="Arial"/>
                <w:b/>
                <w:bCs/>
              </w:rPr>
              <w:t>Issue or Problem</w:t>
            </w:r>
          </w:p>
        </w:tc>
        <w:tc>
          <w:tcPr>
            <w:tcW w:w="7933" w:type="dxa"/>
            <w:gridSpan w:val="2"/>
          </w:tcPr>
          <w:p w14:paraId="355F7293" w14:textId="66429373" w:rsidR="005C310F" w:rsidRPr="004C3ACC" w:rsidRDefault="005C310F" w:rsidP="005C310F">
            <w:pPr>
              <w:pStyle w:val="TableText"/>
              <w:ind w:left="0"/>
              <w:rPr>
                <w:rFonts w:cs="Arial"/>
                <w:lang w:val="en-US"/>
              </w:rPr>
            </w:pPr>
          </w:p>
        </w:tc>
      </w:tr>
      <w:tr w:rsidR="00C503E1" w:rsidRPr="00A07822" w14:paraId="270E2FF6" w14:textId="77777777" w:rsidTr="00B624D2">
        <w:trPr>
          <w:cantSplit/>
          <w:trHeight w:val="432"/>
        </w:trPr>
        <w:tc>
          <w:tcPr>
            <w:tcW w:w="1638" w:type="dxa"/>
            <w:tcBorders>
              <w:top w:val="single" w:sz="4" w:space="0" w:color="auto"/>
              <w:left w:val="single" w:sz="4" w:space="0" w:color="auto"/>
              <w:bottom w:val="single" w:sz="4" w:space="0" w:color="auto"/>
              <w:right w:val="single" w:sz="4" w:space="0" w:color="auto"/>
            </w:tcBorders>
            <w:shd w:val="clear" w:color="auto" w:fill="FFFFCC"/>
          </w:tcPr>
          <w:p w14:paraId="110BBDA8" w14:textId="77777777" w:rsidR="00C503E1" w:rsidRPr="00A07822" w:rsidRDefault="00C503E1" w:rsidP="00B624D2">
            <w:pPr>
              <w:pStyle w:val="TableText"/>
              <w:rPr>
                <w:rFonts w:cs="Arial"/>
                <w:b/>
                <w:bCs/>
              </w:rPr>
            </w:pPr>
            <w:r w:rsidRPr="00A07822">
              <w:rPr>
                <w:rFonts w:cs="Arial"/>
                <w:b/>
                <w:bCs/>
              </w:rPr>
              <w:t>Architectural Decision</w:t>
            </w:r>
          </w:p>
        </w:tc>
        <w:tc>
          <w:tcPr>
            <w:tcW w:w="7933" w:type="dxa"/>
            <w:gridSpan w:val="2"/>
            <w:tcBorders>
              <w:top w:val="single" w:sz="4" w:space="0" w:color="auto"/>
              <w:left w:val="single" w:sz="4" w:space="0" w:color="auto"/>
              <w:bottom w:val="single" w:sz="4" w:space="0" w:color="auto"/>
              <w:right w:val="single" w:sz="4" w:space="0" w:color="auto"/>
            </w:tcBorders>
          </w:tcPr>
          <w:p w14:paraId="0A778AA2" w14:textId="231F8CE1" w:rsidR="00C503E1" w:rsidRPr="005D2567" w:rsidRDefault="00C503E1" w:rsidP="00646C3C">
            <w:pPr>
              <w:pStyle w:val="TableText"/>
              <w:rPr>
                <w:rFonts w:cs="Arial"/>
                <w:lang w:val="en-US"/>
              </w:rPr>
            </w:pPr>
          </w:p>
        </w:tc>
      </w:tr>
      <w:tr w:rsidR="00C503E1" w:rsidRPr="00A07822" w14:paraId="0D5BA5F5" w14:textId="77777777" w:rsidTr="00B624D2">
        <w:trPr>
          <w:cantSplit/>
          <w:trHeight w:val="432"/>
        </w:trPr>
        <w:tc>
          <w:tcPr>
            <w:tcW w:w="1638" w:type="dxa"/>
            <w:tcBorders>
              <w:bottom w:val="single" w:sz="4" w:space="0" w:color="auto"/>
            </w:tcBorders>
            <w:shd w:val="clear" w:color="auto" w:fill="FFFFCC"/>
          </w:tcPr>
          <w:p w14:paraId="6652B24D" w14:textId="77777777" w:rsidR="00C503E1" w:rsidRPr="00A07822" w:rsidRDefault="00C503E1" w:rsidP="00B624D2">
            <w:pPr>
              <w:pStyle w:val="TableText"/>
              <w:rPr>
                <w:rFonts w:cs="Arial"/>
                <w:b/>
                <w:bCs/>
              </w:rPr>
            </w:pPr>
            <w:r w:rsidRPr="00A07822">
              <w:rPr>
                <w:rFonts w:cs="Arial"/>
                <w:b/>
                <w:bCs/>
              </w:rPr>
              <w:t>Assumptions</w:t>
            </w:r>
          </w:p>
        </w:tc>
        <w:tc>
          <w:tcPr>
            <w:tcW w:w="7933" w:type="dxa"/>
            <w:gridSpan w:val="2"/>
          </w:tcPr>
          <w:p w14:paraId="48EB7E5E" w14:textId="0C6C4F03" w:rsidR="00C503E1" w:rsidRPr="00646C3C" w:rsidRDefault="00C503E1" w:rsidP="00147B70">
            <w:pPr>
              <w:pStyle w:val="TableText"/>
              <w:autoSpaceDN w:val="0"/>
              <w:adjustRightInd w:val="0"/>
              <w:rPr>
                <w:rFonts w:cs="Arial"/>
              </w:rPr>
            </w:pPr>
          </w:p>
        </w:tc>
      </w:tr>
      <w:tr w:rsidR="00C503E1" w:rsidRPr="00A07822" w14:paraId="58E16626" w14:textId="77777777" w:rsidTr="00B624D2">
        <w:trPr>
          <w:cantSplit/>
          <w:trHeight w:val="432"/>
        </w:trPr>
        <w:tc>
          <w:tcPr>
            <w:tcW w:w="1638" w:type="dxa"/>
            <w:tcBorders>
              <w:bottom w:val="single" w:sz="4" w:space="0" w:color="auto"/>
            </w:tcBorders>
            <w:shd w:val="clear" w:color="auto" w:fill="FFFFCC"/>
          </w:tcPr>
          <w:p w14:paraId="0FFA5843" w14:textId="77777777" w:rsidR="00C503E1" w:rsidRPr="00A07822" w:rsidRDefault="00C503E1" w:rsidP="00B624D2">
            <w:pPr>
              <w:pStyle w:val="TableText"/>
              <w:rPr>
                <w:rFonts w:cs="Arial"/>
                <w:b/>
                <w:bCs/>
              </w:rPr>
            </w:pPr>
            <w:r w:rsidRPr="00A07822">
              <w:rPr>
                <w:rFonts w:cs="Arial"/>
                <w:b/>
                <w:bCs/>
              </w:rPr>
              <w:t>Motivation</w:t>
            </w:r>
          </w:p>
        </w:tc>
        <w:tc>
          <w:tcPr>
            <w:tcW w:w="7933" w:type="dxa"/>
            <w:gridSpan w:val="2"/>
          </w:tcPr>
          <w:p w14:paraId="1218B4EB" w14:textId="321FCD34" w:rsidR="00C503E1" w:rsidRPr="00083DDC" w:rsidRDefault="00C503E1" w:rsidP="00C503E1">
            <w:pPr>
              <w:pStyle w:val="TableText"/>
              <w:rPr>
                <w:rFonts w:cs="Arial"/>
                <w:lang w:val="en-US"/>
              </w:rPr>
            </w:pPr>
          </w:p>
        </w:tc>
      </w:tr>
    </w:tbl>
    <w:p w14:paraId="5A18A448" w14:textId="77777777" w:rsidR="00C503E1" w:rsidRDefault="00C503E1" w:rsidP="00C503E1"/>
    <w:p w14:paraId="51E97C36" w14:textId="61A4E972" w:rsidR="00DD16DF" w:rsidRDefault="00DD16DF">
      <w:pPr>
        <w:jc w:val="left"/>
        <w:rPr>
          <w:rFonts w:ascii="Arial" w:eastAsia="Times New Roman" w:hAnsi="Arial" w:cs="Arial"/>
          <w:b/>
          <w:sz w:val="26"/>
          <w:szCs w:val="26"/>
        </w:rPr>
      </w:pPr>
    </w:p>
    <w:p w14:paraId="7E634E3F" w14:textId="6F7E3E5B" w:rsidR="0099559E" w:rsidRPr="0099559E" w:rsidRDefault="00147B70" w:rsidP="0006320E">
      <w:pPr>
        <w:pStyle w:val="ListParagraph"/>
        <w:numPr>
          <w:ilvl w:val="2"/>
          <w:numId w:val="14"/>
        </w:numPr>
        <w:rPr>
          <w:rFonts w:ascii="Arial" w:hAnsi="Arial" w:cs="Arial"/>
          <w:b/>
          <w:sz w:val="26"/>
          <w:szCs w:val="26"/>
        </w:rPr>
      </w:pPr>
      <w:r>
        <w:rPr>
          <w:rFonts w:ascii="Arial" w:hAnsi="Arial" w:cs="Arial"/>
          <w:b/>
          <w:sz w:val="26"/>
          <w:szCs w:val="26"/>
        </w:rPr>
        <w:t>Architectural Decision</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000" w:firstRow="0" w:lastRow="0" w:firstColumn="0" w:lastColumn="0" w:noHBand="0" w:noVBand="0"/>
      </w:tblPr>
      <w:tblGrid>
        <w:gridCol w:w="1638"/>
        <w:gridCol w:w="2520"/>
        <w:gridCol w:w="5413"/>
      </w:tblGrid>
      <w:tr w:rsidR="0099559E" w:rsidRPr="00A07822" w14:paraId="0C97FF7F" w14:textId="77777777" w:rsidTr="00B624D2">
        <w:trPr>
          <w:cantSplit/>
          <w:trHeight w:val="432"/>
          <w:tblHeader/>
        </w:trPr>
        <w:tc>
          <w:tcPr>
            <w:tcW w:w="1638" w:type="dxa"/>
            <w:tcBorders>
              <w:top w:val="single" w:sz="4" w:space="0" w:color="auto"/>
              <w:left w:val="single" w:sz="4" w:space="0" w:color="auto"/>
              <w:bottom w:val="single" w:sz="4" w:space="0" w:color="auto"/>
              <w:right w:val="single" w:sz="4" w:space="0" w:color="auto"/>
            </w:tcBorders>
            <w:shd w:val="clear" w:color="auto" w:fill="FFFFCC"/>
          </w:tcPr>
          <w:p w14:paraId="42BDBCE6" w14:textId="77777777" w:rsidR="0099559E" w:rsidRPr="00A07822" w:rsidRDefault="0099559E" w:rsidP="00B624D2">
            <w:pPr>
              <w:pStyle w:val="TableText"/>
              <w:keepNext/>
              <w:ind w:left="29" w:right="29"/>
              <w:rPr>
                <w:rFonts w:cs="Arial"/>
                <w:b/>
                <w:bCs/>
              </w:rPr>
            </w:pPr>
            <w:r w:rsidRPr="00A07822">
              <w:rPr>
                <w:rFonts w:cs="Arial"/>
                <w:b/>
                <w:bCs/>
              </w:rPr>
              <w:t>Architectural Decision ID</w:t>
            </w:r>
          </w:p>
        </w:tc>
        <w:tc>
          <w:tcPr>
            <w:tcW w:w="2520" w:type="dxa"/>
            <w:tcBorders>
              <w:top w:val="single" w:sz="4" w:space="0" w:color="auto"/>
              <w:left w:val="single" w:sz="4" w:space="0" w:color="auto"/>
              <w:bottom w:val="single" w:sz="4" w:space="0" w:color="auto"/>
              <w:right w:val="single" w:sz="4" w:space="0" w:color="auto"/>
            </w:tcBorders>
            <w:shd w:val="clear" w:color="auto" w:fill="FFFFCC"/>
          </w:tcPr>
          <w:p w14:paraId="0404A0B2" w14:textId="77777777" w:rsidR="0099559E" w:rsidRPr="00A07822" w:rsidRDefault="0099559E" w:rsidP="00B624D2">
            <w:pPr>
              <w:pStyle w:val="TableText"/>
              <w:keepNext/>
              <w:ind w:left="29" w:right="29"/>
              <w:rPr>
                <w:rFonts w:cs="Arial"/>
                <w:b/>
                <w:bCs/>
              </w:rPr>
            </w:pPr>
            <w:r w:rsidRPr="00A07822">
              <w:rPr>
                <w:rFonts w:cs="Arial"/>
                <w:b/>
                <w:bCs/>
              </w:rPr>
              <w:t>Subject Area</w:t>
            </w:r>
          </w:p>
        </w:tc>
        <w:tc>
          <w:tcPr>
            <w:tcW w:w="5413" w:type="dxa"/>
            <w:tcBorders>
              <w:top w:val="single" w:sz="4" w:space="0" w:color="auto"/>
              <w:left w:val="single" w:sz="4" w:space="0" w:color="auto"/>
              <w:bottom w:val="single" w:sz="4" w:space="0" w:color="auto"/>
              <w:right w:val="single" w:sz="4" w:space="0" w:color="auto"/>
            </w:tcBorders>
            <w:shd w:val="clear" w:color="auto" w:fill="FFFFCC"/>
          </w:tcPr>
          <w:p w14:paraId="409577AC" w14:textId="77777777" w:rsidR="0099559E" w:rsidRPr="00A07822" w:rsidRDefault="0099559E" w:rsidP="00B624D2">
            <w:pPr>
              <w:pStyle w:val="TableText"/>
              <w:keepNext/>
              <w:ind w:left="29" w:right="29"/>
              <w:rPr>
                <w:rFonts w:cs="Arial"/>
                <w:b/>
                <w:bCs/>
              </w:rPr>
            </w:pPr>
            <w:r w:rsidRPr="00A07822">
              <w:rPr>
                <w:rFonts w:cs="Arial"/>
                <w:b/>
                <w:bCs/>
              </w:rPr>
              <w:t>Source</w:t>
            </w:r>
          </w:p>
          <w:p w14:paraId="411CE55D" w14:textId="77777777" w:rsidR="0099559E" w:rsidRPr="00A07822" w:rsidRDefault="0099559E" w:rsidP="00B624D2">
            <w:pPr>
              <w:pStyle w:val="TableText"/>
              <w:keepNext/>
              <w:ind w:left="29" w:right="29"/>
              <w:rPr>
                <w:rFonts w:cs="Arial"/>
                <w:b/>
                <w:bCs/>
              </w:rPr>
            </w:pPr>
            <w:r w:rsidRPr="00A07822">
              <w:rPr>
                <w:rFonts w:cs="Arial"/>
                <w:b/>
                <w:bCs/>
              </w:rPr>
              <w:t>(Project or Program)</w:t>
            </w:r>
          </w:p>
        </w:tc>
      </w:tr>
      <w:tr w:rsidR="00C503E1" w:rsidRPr="00A07822" w14:paraId="7CD3780B" w14:textId="77777777" w:rsidTr="00B624D2">
        <w:trPr>
          <w:cantSplit/>
          <w:trHeight w:val="432"/>
        </w:trPr>
        <w:tc>
          <w:tcPr>
            <w:tcW w:w="1638" w:type="dxa"/>
            <w:tcBorders>
              <w:top w:val="single" w:sz="4" w:space="0" w:color="auto"/>
              <w:left w:val="single" w:sz="4" w:space="0" w:color="auto"/>
              <w:bottom w:val="single" w:sz="4" w:space="0" w:color="auto"/>
              <w:right w:val="single" w:sz="4" w:space="0" w:color="auto"/>
            </w:tcBorders>
            <w:shd w:val="clear" w:color="auto" w:fill="auto"/>
          </w:tcPr>
          <w:p w14:paraId="3E317564" w14:textId="77777777" w:rsidR="00C503E1" w:rsidRPr="009142A2" w:rsidRDefault="00C503E1" w:rsidP="00C503E1">
            <w:pPr>
              <w:pStyle w:val="TableText"/>
              <w:jc w:val="left"/>
              <w:rPr>
                <w:rFonts w:cs="Arial"/>
                <w:b/>
                <w:bCs/>
                <w:lang w:val="en-US"/>
              </w:rPr>
            </w:pPr>
            <w:r w:rsidRPr="009142A2">
              <w:rPr>
                <w:rFonts w:cs="Arial"/>
                <w:b/>
                <w:bCs/>
                <w:lang w:val="en-US"/>
              </w:rPr>
              <w:t>AD02</w:t>
            </w:r>
          </w:p>
          <w:p w14:paraId="0A715765" w14:textId="77777777" w:rsidR="00C503E1" w:rsidRPr="00A07822" w:rsidRDefault="00C503E1" w:rsidP="00C503E1">
            <w:pPr>
              <w:pStyle w:val="TableText"/>
              <w:rPr>
                <w:rFonts w:cs="Arial"/>
                <w:bCs/>
                <w:lang w:val="en-US"/>
              </w:rPr>
            </w:pP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39327DE8" w14:textId="6905C15E" w:rsidR="00C503E1" w:rsidRDefault="00C503E1" w:rsidP="00C503E1">
            <w:pPr>
              <w:pStyle w:val="TableText"/>
              <w:rPr>
                <w:rFonts w:cs="Arial"/>
                <w:lang w:val="en-US"/>
              </w:rPr>
            </w:pPr>
          </w:p>
        </w:tc>
        <w:tc>
          <w:tcPr>
            <w:tcW w:w="5413" w:type="dxa"/>
            <w:tcBorders>
              <w:top w:val="single" w:sz="4" w:space="0" w:color="auto"/>
              <w:left w:val="single" w:sz="4" w:space="0" w:color="auto"/>
              <w:bottom w:val="single" w:sz="4" w:space="0" w:color="auto"/>
              <w:right w:val="single" w:sz="4" w:space="0" w:color="auto"/>
            </w:tcBorders>
            <w:shd w:val="clear" w:color="auto" w:fill="auto"/>
          </w:tcPr>
          <w:p w14:paraId="6114FA4E" w14:textId="77777777" w:rsidR="00C503E1" w:rsidRPr="00A07822" w:rsidRDefault="00C503E1" w:rsidP="00C503E1">
            <w:pPr>
              <w:pStyle w:val="TableText"/>
              <w:rPr>
                <w:rFonts w:cs="Arial"/>
              </w:rPr>
            </w:pPr>
          </w:p>
        </w:tc>
      </w:tr>
      <w:tr w:rsidR="00C503E1" w:rsidRPr="00A07822" w14:paraId="46527BA6" w14:textId="77777777" w:rsidTr="00B624D2">
        <w:trPr>
          <w:cantSplit/>
          <w:trHeight w:val="432"/>
        </w:trPr>
        <w:tc>
          <w:tcPr>
            <w:tcW w:w="1638" w:type="dxa"/>
            <w:tcBorders>
              <w:bottom w:val="single" w:sz="4" w:space="0" w:color="auto"/>
            </w:tcBorders>
            <w:shd w:val="clear" w:color="auto" w:fill="FFFFCC"/>
          </w:tcPr>
          <w:p w14:paraId="57B14BE9" w14:textId="77777777" w:rsidR="00C503E1" w:rsidRPr="00A07822" w:rsidRDefault="00C503E1" w:rsidP="00C503E1">
            <w:pPr>
              <w:pStyle w:val="TableText"/>
              <w:jc w:val="left"/>
              <w:rPr>
                <w:rFonts w:cs="Arial"/>
                <w:b/>
                <w:bCs/>
              </w:rPr>
            </w:pPr>
            <w:r w:rsidRPr="00A07822">
              <w:rPr>
                <w:rFonts w:cs="Arial"/>
                <w:b/>
                <w:bCs/>
              </w:rPr>
              <w:lastRenderedPageBreak/>
              <w:t>Issue or Problem</w:t>
            </w:r>
          </w:p>
        </w:tc>
        <w:tc>
          <w:tcPr>
            <w:tcW w:w="7933" w:type="dxa"/>
            <w:gridSpan w:val="2"/>
          </w:tcPr>
          <w:p w14:paraId="47BA04AF" w14:textId="1CD82EC8" w:rsidR="00C503E1" w:rsidRPr="004C3ACC" w:rsidRDefault="00C503E1" w:rsidP="00646C3C">
            <w:pPr>
              <w:pStyle w:val="TableText"/>
              <w:rPr>
                <w:rFonts w:cs="Arial"/>
                <w:lang w:val="en-US"/>
              </w:rPr>
            </w:pPr>
          </w:p>
        </w:tc>
      </w:tr>
      <w:tr w:rsidR="00C503E1" w:rsidRPr="00A07822" w14:paraId="3E2580D6" w14:textId="77777777" w:rsidTr="00B624D2">
        <w:trPr>
          <w:cantSplit/>
          <w:trHeight w:val="432"/>
        </w:trPr>
        <w:tc>
          <w:tcPr>
            <w:tcW w:w="1638" w:type="dxa"/>
            <w:tcBorders>
              <w:top w:val="single" w:sz="4" w:space="0" w:color="auto"/>
              <w:left w:val="single" w:sz="4" w:space="0" w:color="auto"/>
              <w:bottom w:val="single" w:sz="4" w:space="0" w:color="auto"/>
              <w:right w:val="single" w:sz="4" w:space="0" w:color="auto"/>
            </w:tcBorders>
            <w:shd w:val="clear" w:color="auto" w:fill="FFFFCC"/>
          </w:tcPr>
          <w:p w14:paraId="655E737B" w14:textId="77777777" w:rsidR="00C503E1" w:rsidRPr="00A07822" w:rsidRDefault="00C503E1" w:rsidP="00C503E1">
            <w:pPr>
              <w:pStyle w:val="TableText"/>
              <w:rPr>
                <w:rFonts w:cs="Arial"/>
                <w:b/>
                <w:bCs/>
              </w:rPr>
            </w:pPr>
            <w:r w:rsidRPr="00A07822">
              <w:rPr>
                <w:rFonts w:cs="Arial"/>
                <w:b/>
                <w:bCs/>
              </w:rPr>
              <w:t>Architectural Decision</w:t>
            </w:r>
          </w:p>
        </w:tc>
        <w:tc>
          <w:tcPr>
            <w:tcW w:w="7933" w:type="dxa"/>
            <w:gridSpan w:val="2"/>
            <w:tcBorders>
              <w:top w:val="single" w:sz="4" w:space="0" w:color="auto"/>
              <w:left w:val="single" w:sz="4" w:space="0" w:color="auto"/>
              <w:bottom w:val="single" w:sz="4" w:space="0" w:color="auto"/>
              <w:right w:val="single" w:sz="4" w:space="0" w:color="auto"/>
            </w:tcBorders>
          </w:tcPr>
          <w:p w14:paraId="73813043" w14:textId="2C877D42" w:rsidR="00C503E1" w:rsidRPr="005D2567" w:rsidRDefault="00C503E1" w:rsidP="00C503E1">
            <w:pPr>
              <w:pStyle w:val="TableText"/>
              <w:rPr>
                <w:rFonts w:cs="Arial"/>
                <w:lang w:val="en-US"/>
              </w:rPr>
            </w:pPr>
          </w:p>
        </w:tc>
      </w:tr>
      <w:tr w:rsidR="00C503E1" w:rsidRPr="00A07822" w14:paraId="49B54733" w14:textId="77777777" w:rsidTr="00B624D2">
        <w:trPr>
          <w:cantSplit/>
          <w:trHeight w:val="432"/>
        </w:trPr>
        <w:tc>
          <w:tcPr>
            <w:tcW w:w="1638" w:type="dxa"/>
            <w:tcBorders>
              <w:bottom w:val="single" w:sz="4" w:space="0" w:color="auto"/>
            </w:tcBorders>
            <w:shd w:val="clear" w:color="auto" w:fill="FFFFCC"/>
          </w:tcPr>
          <w:p w14:paraId="3FCC6D61" w14:textId="77777777" w:rsidR="00C503E1" w:rsidRPr="00A07822" w:rsidRDefault="00C503E1" w:rsidP="00C503E1">
            <w:pPr>
              <w:pStyle w:val="TableText"/>
              <w:rPr>
                <w:rFonts w:cs="Arial"/>
                <w:b/>
                <w:bCs/>
              </w:rPr>
            </w:pPr>
            <w:r w:rsidRPr="00A07822">
              <w:rPr>
                <w:rFonts w:cs="Arial"/>
                <w:b/>
                <w:bCs/>
              </w:rPr>
              <w:t>Assumptions</w:t>
            </w:r>
          </w:p>
        </w:tc>
        <w:tc>
          <w:tcPr>
            <w:tcW w:w="7933" w:type="dxa"/>
            <w:gridSpan w:val="2"/>
          </w:tcPr>
          <w:p w14:paraId="402E4261" w14:textId="64DD1535" w:rsidR="0014518C" w:rsidRPr="0014518C" w:rsidRDefault="0014518C" w:rsidP="00147B70">
            <w:pPr>
              <w:pStyle w:val="TableText"/>
              <w:autoSpaceDN w:val="0"/>
              <w:adjustRightInd w:val="0"/>
              <w:ind w:left="360"/>
              <w:rPr>
                <w:rFonts w:cs="Arial"/>
              </w:rPr>
            </w:pPr>
          </w:p>
        </w:tc>
      </w:tr>
      <w:tr w:rsidR="00C503E1" w:rsidRPr="00A07822" w14:paraId="5BE031C8" w14:textId="77777777" w:rsidTr="00B624D2">
        <w:trPr>
          <w:cantSplit/>
          <w:trHeight w:val="432"/>
        </w:trPr>
        <w:tc>
          <w:tcPr>
            <w:tcW w:w="1638" w:type="dxa"/>
            <w:tcBorders>
              <w:bottom w:val="single" w:sz="4" w:space="0" w:color="auto"/>
            </w:tcBorders>
            <w:shd w:val="clear" w:color="auto" w:fill="FFFFCC"/>
          </w:tcPr>
          <w:p w14:paraId="4A793FB3" w14:textId="77777777" w:rsidR="00C503E1" w:rsidRPr="00A07822" w:rsidRDefault="00C503E1" w:rsidP="00C503E1">
            <w:pPr>
              <w:pStyle w:val="TableText"/>
              <w:rPr>
                <w:rFonts w:cs="Arial"/>
                <w:b/>
                <w:bCs/>
              </w:rPr>
            </w:pPr>
            <w:r w:rsidRPr="00A07822">
              <w:rPr>
                <w:rFonts w:cs="Arial"/>
                <w:b/>
                <w:bCs/>
              </w:rPr>
              <w:t>Motivation</w:t>
            </w:r>
          </w:p>
        </w:tc>
        <w:tc>
          <w:tcPr>
            <w:tcW w:w="7933" w:type="dxa"/>
            <w:gridSpan w:val="2"/>
          </w:tcPr>
          <w:p w14:paraId="288D9D81" w14:textId="10836FFE" w:rsidR="00C503E1" w:rsidRPr="00083DDC" w:rsidRDefault="00C503E1" w:rsidP="00C503E1">
            <w:pPr>
              <w:pStyle w:val="TableText"/>
              <w:rPr>
                <w:rFonts w:cs="Arial"/>
                <w:lang w:val="en-US"/>
              </w:rPr>
            </w:pPr>
          </w:p>
        </w:tc>
      </w:tr>
    </w:tbl>
    <w:p w14:paraId="216C4974" w14:textId="2D3A394B" w:rsidR="007E5E2B" w:rsidRDefault="007E5E2B" w:rsidP="000F722C">
      <w:pPr>
        <w:keepNext/>
        <w:keepLines/>
        <w:suppressAutoHyphens/>
        <w:rPr>
          <w:rFonts w:ascii="Arial" w:hAnsi="Arial" w:cs="Arial"/>
          <w:sz w:val="20"/>
          <w:szCs w:val="20"/>
        </w:rPr>
      </w:pPr>
    </w:p>
    <w:p w14:paraId="2DB4BB74" w14:textId="09881661" w:rsidR="00633DF5" w:rsidRDefault="00633DF5" w:rsidP="000F722C">
      <w:pPr>
        <w:keepNext/>
        <w:keepLines/>
        <w:suppressAutoHyphens/>
        <w:rPr>
          <w:rFonts w:ascii="Arial" w:hAnsi="Arial" w:cs="Arial"/>
          <w:sz w:val="20"/>
          <w:szCs w:val="20"/>
        </w:rPr>
      </w:pPr>
    </w:p>
    <w:p w14:paraId="16FA2475" w14:textId="7CD5B999" w:rsidR="00EE3D54" w:rsidRPr="00905497" w:rsidRDefault="00EE3D54" w:rsidP="0006320E">
      <w:pPr>
        <w:pStyle w:val="Heading1"/>
        <w:numPr>
          <w:ilvl w:val="0"/>
          <w:numId w:val="14"/>
        </w:numPr>
        <w:suppressAutoHyphens/>
        <w:rPr>
          <w:rFonts w:ascii="Arial" w:hAnsi="Arial" w:cs="Arial"/>
        </w:rPr>
      </w:pPr>
      <w:bookmarkStart w:id="217" w:name="_Toc510361010"/>
      <w:bookmarkStart w:id="218" w:name="_Toc525115113"/>
      <w:r w:rsidRPr="00905497">
        <w:rPr>
          <w:rFonts w:ascii="Arial" w:hAnsi="Arial" w:cs="Arial"/>
        </w:rPr>
        <w:t>Physical Architecture</w:t>
      </w:r>
      <w:bookmarkEnd w:id="217"/>
      <w:bookmarkEnd w:id="218"/>
    </w:p>
    <w:p w14:paraId="047FC6A5" w14:textId="04C7E01C" w:rsidR="00EE3D54" w:rsidRPr="00905497" w:rsidRDefault="00EE3D54" w:rsidP="0006320E">
      <w:pPr>
        <w:pStyle w:val="Heading2"/>
        <w:numPr>
          <w:ilvl w:val="1"/>
          <w:numId w:val="14"/>
        </w:numPr>
        <w:suppressAutoHyphens/>
        <w:rPr>
          <w:rFonts w:ascii="Arial" w:hAnsi="Arial" w:cs="Arial"/>
        </w:rPr>
      </w:pPr>
      <w:bookmarkStart w:id="219" w:name="_Toc510361011"/>
      <w:bookmarkStart w:id="220" w:name="_Toc525115114"/>
      <w:r w:rsidRPr="00905497">
        <w:rPr>
          <w:rFonts w:ascii="Arial" w:hAnsi="Arial" w:cs="Arial"/>
        </w:rPr>
        <w:t>Production Environment</w:t>
      </w:r>
      <w:bookmarkEnd w:id="219"/>
      <w:bookmarkEnd w:id="220"/>
    </w:p>
    <w:p w14:paraId="34F459FF" w14:textId="04BD5387" w:rsidR="00EE3D54" w:rsidRPr="00905497" w:rsidRDefault="00EE3D54" w:rsidP="000F722C">
      <w:pPr>
        <w:suppressAutoHyphens/>
        <w:spacing w:before="120"/>
        <w:rPr>
          <w:rFonts w:ascii="Arial" w:hAnsi="Arial" w:cs="Arial"/>
          <w:sz w:val="20"/>
          <w:szCs w:val="20"/>
        </w:rPr>
      </w:pPr>
    </w:p>
    <w:tbl>
      <w:tblPr>
        <w:tblW w:w="9085" w:type="dxa"/>
        <w:tblLook w:val="04A0" w:firstRow="1" w:lastRow="0" w:firstColumn="1" w:lastColumn="0" w:noHBand="0" w:noVBand="1"/>
      </w:tblPr>
      <w:tblGrid>
        <w:gridCol w:w="1165"/>
        <w:gridCol w:w="1651"/>
        <w:gridCol w:w="1499"/>
        <w:gridCol w:w="1350"/>
        <w:gridCol w:w="3420"/>
      </w:tblGrid>
      <w:tr w:rsidR="005123B4" w:rsidRPr="00DB3018" w14:paraId="704A0CA6" w14:textId="77777777" w:rsidTr="00CF6C3C">
        <w:trPr>
          <w:trHeight w:val="250"/>
        </w:trPr>
        <w:tc>
          <w:tcPr>
            <w:tcW w:w="116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D2D4C01" w14:textId="77777777" w:rsidR="00DB3018" w:rsidRPr="00DB3018" w:rsidRDefault="00DB3018" w:rsidP="00DB3018">
            <w:pPr>
              <w:jc w:val="left"/>
              <w:rPr>
                <w:rFonts w:eastAsia="Times New Roman"/>
                <w:b/>
                <w:bCs/>
                <w:color w:val="000000"/>
                <w:szCs w:val="22"/>
                <w:lang w:eastAsia="en-US"/>
              </w:rPr>
            </w:pPr>
            <w:r w:rsidRPr="00DB3018">
              <w:rPr>
                <w:rFonts w:eastAsia="Times New Roman"/>
                <w:b/>
                <w:bCs/>
                <w:color w:val="000000"/>
                <w:szCs w:val="22"/>
                <w:lang w:eastAsia="en-US"/>
              </w:rPr>
              <w:t>Site</w:t>
            </w:r>
          </w:p>
        </w:tc>
        <w:tc>
          <w:tcPr>
            <w:tcW w:w="1651" w:type="dxa"/>
            <w:tcBorders>
              <w:top w:val="single" w:sz="4" w:space="0" w:color="auto"/>
              <w:left w:val="nil"/>
              <w:bottom w:val="single" w:sz="4" w:space="0" w:color="auto"/>
              <w:right w:val="single" w:sz="4" w:space="0" w:color="auto"/>
            </w:tcBorders>
            <w:shd w:val="clear" w:color="000000" w:fill="D9D9D9"/>
            <w:noWrap/>
            <w:vAlign w:val="bottom"/>
            <w:hideMark/>
          </w:tcPr>
          <w:p w14:paraId="6DC976F6" w14:textId="77777777" w:rsidR="00DB3018" w:rsidRPr="00DB3018" w:rsidRDefault="00DB3018" w:rsidP="00DB3018">
            <w:pPr>
              <w:jc w:val="left"/>
              <w:rPr>
                <w:rFonts w:eastAsia="Times New Roman"/>
                <w:b/>
                <w:bCs/>
                <w:color w:val="000000"/>
                <w:szCs w:val="22"/>
                <w:lang w:eastAsia="en-US"/>
              </w:rPr>
            </w:pPr>
            <w:r w:rsidRPr="00DB3018">
              <w:rPr>
                <w:rFonts w:eastAsia="Times New Roman"/>
                <w:b/>
                <w:bCs/>
                <w:color w:val="000000"/>
                <w:szCs w:val="22"/>
                <w:lang w:eastAsia="en-US"/>
              </w:rPr>
              <w:t>Device Name</w:t>
            </w:r>
          </w:p>
        </w:tc>
        <w:tc>
          <w:tcPr>
            <w:tcW w:w="149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4E5A8D6" w14:textId="77777777" w:rsidR="00DB3018" w:rsidRPr="00DB3018" w:rsidRDefault="00DB3018" w:rsidP="00DB3018">
            <w:pPr>
              <w:jc w:val="left"/>
              <w:rPr>
                <w:rFonts w:eastAsia="Times New Roman"/>
                <w:b/>
                <w:bCs/>
                <w:color w:val="000000"/>
                <w:szCs w:val="22"/>
                <w:lang w:eastAsia="en-US"/>
              </w:rPr>
            </w:pPr>
            <w:r w:rsidRPr="00DB3018">
              <w:rPr>
                <w:rFonts w:eastAsia="Times New Roman"/>
                <w:b/>
                <w:bCs/>
                <w:color w:val="000000"/>
                <w:szCs w:val="22"/>
                <w:lang w:eastAsia="en-US"/>
              </w:rPr>
              <w:t>IP</w:t>
            </w:r>
          </w:p>
        </w:tc>
        <w:tc>
          <w:tcPr>
            <w:tcW w:w="135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98B021E" w14:textId="77777777" w:rsidR="00DB3018" w:rsidRPr="00DB3018" w:rsidRDefault="00DB3018" w:rsidP="00DB3018">
            <w:pPr>
              <w:jc w:val="left"/>
              <w:rPr>
                <w:rFonts w:eastAsia="Times New Roman"/>
                <w:b/>
                <w:bCs/>
                <w:color w:val="000000"/>
                <w:szCs w:val="22"/>
                <w:lang w:eastAsia="en-US"/>
              </w:rPr>
            </w:pPr>
            <w:r w:rsidRPr="00DB3018">
              <w:rPr>
                <w:rFonts w:eastAsia="Times New Roman"/>
                <w:b/>
                <w:bCs/>
                <w:color w:val="000000"/>
                <w:szCs w:val="22"/>
                <w:lang w:eastAsia="en-US"/>
              </w:rPr>
              <w:t>Model</w:t>
            </w:r>
          </w:p>
        </w:tc>
        <w:tc>
          <w:tcPr>
            <w:tcW w:w="3420" w:type="dxa"/>
            <w:tcBorders>
              <w:top w:val="single" w:sz="4" w:space="0" w:color="auto"/>
              <w:left w:val="nil"/>
              <w:bottom w:val="single" w:sz="4" w:space="0" w:color="auto"/>
              <w:right w:val="single" w:sz="4" w:space="0" w:color="auto"/>
            </w:tcBorders>
            <w:shd w:val="clear" w:color="000000" w:fill="D9D9D9"/>
            <w:noWrap/>
            <w:vAlign w:val="bottom"/>
            <w:hideMark/>
          </w:tcPr>
          <w:p w14:paraId="44DD13B6" w14:textId="77777777" w:rsidR="00DB3018" w:rsidRPr="00DB3018" w:rsidRDefault="00DB3018" w:rsidP="00DB3018">
            <w:pPr>
              <w:jc w:val="left"/>
              <w:rPr>
                <w:rFonts w:eastAsia="Times New Roman"/>
                <w:b/>
                <w:bCs/>
                <w:color w:val="000000"/>
                <w:szCs w:val="22"/>
                <w:lang w:eastAsia="en-US"/>
              </w:rPr>
            </w:pPr>
            <w:r w:rsidRPr="00DB3018">
              <w:rPr>
                <w:rFonts w:eastAsia="Times New Roman"/>
                <w:b/>
                <w:bCs/>
                <w:color w:val="000000"/>
                <w:szCs w:val="22"/>
                <w:lang w:eastAsia="en-US"/>
              </w:rPr>
              <w:t>Description</w:t>
            </w:r>
          </w:p>
        </w:tc>
      </w:tr>
      <w:tr w:rsidR="005123B4" w:rsidRPr="00DB3018" w14:paraId="396880A6" w14:textId="77777777" w:rsidTr="00147B70">
        <w:trPr>
          <w:trHeight w:val="250"/>
        </w:trPr>
        <w:tc>
          <w:tcPr>
            <w:tcW w:w="1165" w:type="dxa"/>
            <w:tcBorders>
              <w:top w:val="nil"/>
              <w:left w:val="single" w:sz="4" w:space="0" w:color="auto"/>
              <w:bottom w:val="single" w:sz="4" w:space="0" w:color="auto"/>
              <w:right w:val="single" w:sz="4" w:space="0" w:color="auto"/>
            </w:tcBorders>
            <w:shd w:val="clear" w:color="000000" w:fill="FFFFFF"/>
            <w:noWrap/>
            <w:vAlign w:val="bottom"/>
          </w:tcPr>
          <w:p w14:paraId="63D42CD8" w14:textId="475936FD" w:rsidR="00DB3018" w:rsidRPr="00DB3018" w:rsidRDefault="00DB3018" w:rsidP="00DB3018">
            <w:pPr>
              <w:jc w:val="left"/>
              <w:rPr>
                <w:rFonts w:eastAsia="Times New Roman"/>
                <w:color w:val="000000"/>
                <w:sz w:val="16"/>
                <w:szCs w:val="16"/>
                <w:lang w:eastAsia="en-US"/>
              </w:rPr>
            </w:pPr>
          </w:p>
        </w:tc>
        <w:tc>
          <w:tcPr>
            <w:tcW w:w="1651" w:type="dxa"/>
            <w:tcBorders>
              <w:top w:val="nil"/>
              <w:left w:val="nil"/>
              <w:bottom w:val="single" w:sz="4" w:space="0" w:color="auto"/>
              <w:right w:val="single" w:sz="4" w:space="0" w:color="auto"/>
            </w:tcBorders>
            <w:shd w:val="clear" w:color="000000" w:fill="FFFFFF"/>
            <w:noWrap/>
            <w:vAlign w:val="bottom"/>
          </w:tcPr>
          <w:p w14:paraId="5DC95413" w14:textId="6582007A" w:rsidR="00DB3018" w:rsidRPr="00DB3018" w:rsidRDefault="00DB3018" w:rsidP="00115692">
            <w:pPr>
              <w:jc w:val="left"/>
              <w:rPr>
                <w:rFonts w:eastAsia="Times New Roman"/>
                <w:color w:val="000000"/>
                <w:sz w:val="16"/>
                <w:szCs w:val="16"/>
                <w:lang w:eastAsia="en-US"/>
              </w:rPr>
            </w:pPr>
          </w:p>
        </w:tc>
        <w:tc>
          <w:tcPr>
            <w:tcW w:w="1499" w:type="dxa"/>
            <w:tcBorders>
              <w:top w:val="nil"/>
              <w:left w:val="single" w:sz="4" w:space="0" w:color="auto"/>
              <w:bottom w:val="single" w:sz="4" w:space="0" w:color="auto"/>
              <w:right w:val="single" w:sz="4" w:space="0" w:color="auto"/>
            </w:tcBorders>
            <w:shd w:val="clear" w:color="000000" w:fill="FFFFFF"/>
            <w:noWrap/>
            <w:vAlign w:val="bottom"/>
          </w:tcPr>
          <w:p w14:paraId="0FAB558A" w14:textId="5B22EA43" w:rsidR="00DB3018" w:rsidRPr="00DB3018" w:rsidRDefault="00DB3018" w:rsidP="00115692">
            <w:pPr>
              <w:jc w:val="left"/>
              <w:rPr>
                <w:rFonts w:eastAsia="Times New Roman"/>
                <w:color w:val="000000"/>
                <w:sz w:val="16"/>
                <w:szCs w:val="16"/>
                <w:lang w:eastAsia="en-US"/>
              </w:rPr>
            </w:pPr>
          </w:p>
        </w:tc>
        <w:tc>
          <w:tcPr>
            <w:tcW w:w="1350" w:type="dxa"/>
            <w:tcBorders>
              <w:top w:val="nil"/>
              <w:left w:val="single" w:sz="4" w:space="0" w:color="auto"/>
              <w:bottom w:val="single" w:sz="4" w:space="0" w:color="auto"/>
              <w:right w:val="single" w:sz="4" w:space="0" w:color="auto"/>
            </w:tcBorders>
            <w:shd w:val="clear" w:color="000000" w:fill="FFFFFF"/>
            <w:noWrap/>
            <w:vAlign w:val="bottom"/>
          </w:tcPr>
          <w:p w14:paraId="3AFD538B" w14:textId="0393E0C7" w:rsidR="00115692" w:rsidRPr="00DB3018" w:rsidRDefault="00115692" w:rsidP="00DB3018">
            <w:pPr>
              <w:jc w:val="left"/>
              <w:rPr>
                <w:rFonts w:eastAsia="Times New Roman"/>
                <w:color w:val="000000"/>
                <w:sz w:val="16"/>
                <w:szCs w:val="16"/>
                <w:lang w:eastAsia="en-US"/>
              </w:rPr>
            </w:pPr>
          </w:p>
        </w:tc>
        <w:tc>
          <w:tcPr>
            <w:tcW w:w="3420" w:type="dxa"/>
            <w:tcBorders>
              <w:top w:val="nil"/>
              <w:left w:val="nil"/>
              <w:bottom w:val="single" w:sz="4" w:space="0" w:color="auto"/>
              <w:right w:val="single" w:sz="4" w:space="0" w:color="auto"/>
            </w:tcBorders>
            <w:shd w:val="clear" w:color="000000" w:fill="FFFFFF"/>
            <w:noWrap/>
            <w:vAlign w:val="bottom"/>
          </w:tcPr>
          <w:p w14:paraId="237ACF1E" w14:textId="65F5037E" w:rsidR="00DB3018" w:rsidRPr="00DB3018" w:rsidRDefault="00DB3018" w:rsidP="00DB3018">
            <w:pPr>
              <w:jc w:val="left"/>
              <w:rPr>
                <w:rFonts w:eastAsia="Times New Roman"/>
                <w:color w:val="000000"/>
                <w:sz w:val="16"/>
                <w:szCs w:val="16"/>
                <w:lang w:eastAsia="en-US"/>
              </w:rPr>
            </w:pPr>
          </w:p>
        </w:tc>
      </w:tr>
      <w:tr w:rsidR="005123B4" w:rsidRPr="00DB3018" w14:paraId="4910770C" w14:textId="77777777" w:rsidTr="00147B70">
        <w:trPr>
          <w:trHeight w:val="250"/>
        </w:trPr>
        <w:tc>
          <w:tcPr>
            <w:tcW w:w="1165" w:type="dxa"/>
            <w:tcBorders>
              <w:top w:val="nil"/>
              <w:left w:val="single" w:sz="4" w:space="0" w:color="auto"/>
              <w:bottom w:val="single" w:sz="4" w:space="0" w:color="auto"/>
              <w:right w:val="single" w:sz="4" w:space="0" w:color="auto"/>
            </w:tcBorders>
            <w:shd w:val="clear" w:color="000000" w:fill="FFFFFF"/>
            <w:noWrap/>
            <w:vAlign w:val="bottom"/>
          </w:tcPr>
          <w:p w14:paraId="791C3678" w14:textId="1FE158F4" w:rsidR="00115692" w:rsidRPr="00DB3018" w:rsidRDefault="00115692" w:rsidP="00DB3018">
            <w:pPr>
              <w:jc w:val="left"/>
              <w:rPr>
                <w:rFonts w:eastAsia="Times New Roman"/>
                <w:color w:val="000000"/>
                <w:sz w:val="16"/>
                <w:szCs w:val="16"/>
                <w:lang w:eastAsia="en-US"/>
              </w:rPr>
            </w:pPr>
          </w:p>
        </w:tc>
        <w:tc>
          <w:tcPr>
            <w:tcW w:w="1651" w:type="dxa"/>
            <w:tcBorders>
              <w:top w:val="nil"/>
              <w:left w:val="nil"/>
              <w:bottom w:val="single" w:sz="4" w:space="0" w:color="auto"/>
              <w:right w:val="single" w:sz="4" w:space="0" w:color="auto"/>
            </w:tcBorders>
            <w:shd w:val="clear" w:color="000000" w:fill="FFFFFF"/>
            <w:noWrap/>
            <w:vAlign w:val="bottom"/>
          </w:tcPr>
          <w:p w14:paraId="4A629573" w14:textId="212191C1" w:rsidR="00DB3018" w:rsidRPr="00DB3018" w:rsidRDefault="00DB3018" w:rsidP="00DB3018">
            <w:pPr>
              <w:jc w:val="left"/>
              <w:rPr>
                <w:rFonts w:eastAsia="Times New Roman"/>
                <w:color w:val="000000"/>
                <w:sz w:val="16"/>
                <w:szCs w:val="16"/>
                <w:lang w:eastAsia="en-US"/>
              </w:rPr>
            </w:pPr>
          </w:p>
        </w:tc>
        <w:tc>
          <w:tcPr>
            <w:tcW w:w="1499" w:type="dxa"/>
            <w:tcBorders>
              <w:top w:val="nil"/>
              <w:left w:val="single" w:sz="4" w:space="0" w:color="auto"/>
              <w:bottom w:val="single" w:sz="4" w:space="0" w:color="auto"/>
              <w:right w:val="single" w:sz="4" w:space="0" w:color="auto"/>
            </w:tcBorders>
            <w:shd w:val="clear" w:color="000000" w:fill="FFFFFF"/>
            <w:noWrap/>
            <w:vAlign w:val="bottom"/>
          </w:tcPr>
          <w:p w14:paraId="430C405B" w14:textId="064506C6" w:rsidR="00DB3018" w:rsidRPr="00DB3018" w:rsidRDefault="00DB3018" w:rsidP="00DB3018">
            <w:pPr>
              <w:jc w:val="left"/>
              <w:rPr>
                <w:rFonts w:eastAsia="Times New Roman"/>
                <w:color w:val="000000"/>
                <w:sz w:val="16"/>
                <w:szCs w:val="16"/>
                <w:lang w:eastAsia="en-US"/>
              </w:rPr>
            </w:pPr>
          </w:p>
        </w:tc>
        <w:tc>
          <w:tcPr>
            <w:tcW w:w="1350" w:type="dxa"/>
            <w:tcBorders>
              <w:top w:val="nil"/>
              <w:left w:val="single" w:sz="4" w:space="0" w:color="auto"/>
              <w:bottom w:val="single" w:sz="4" w:space="0" w:color="auto"/>
              <w:right w:val="single" w:sz="4" w:space="0" w:color="auto"/>
            </w:tcBorders>
            <w:shd w:val="clear" w:color="000000" w:fill="FFFFFF"/>
            <w:noWrap/>
            <w:vAlign w:val="bottom"/>
          </w:tcPr>
          <w:p w14:paraId="480DCC42" w14:textId="3316A1AC" w:rsidR="00DB3018" w:rsidRPr="00DB3018" w:rsidRDefault="00DB3018" w:rsidP="00115692">
            <w:pPr>
              <w:jc w:val="left"/>
              <w:rPr>
                <w:rFonts w:eastAsia="Times New Roman"/>
                <w:color w:val="000000"/>
                <w:sz w:val="16"/>
                <w:szCs w:val="16"/>
                <w:lang w:eastAsia="en-US"/>
              </w:rPr>
            </w:pPr>
          </w:p>
        </w:tc>
        <w:tc>
          <w:tcPr>
            <w:tcW w:w="3420" w:type="dxa"/>
            <w:tcBorders>
              <w:top w:val="nil"/>
              <w:left w:val="nil"/>
              <w:bottom w:val="single" w:sz="4" w:space="0" w:color="auto"/>
              <w:right w:val="single" w:sz="4" w:space="0" w:color="auto"/>
            </w:tcBorders>
            <w:shd w:val="clear" w:color="000000" w:fill="FFFFFF"/>
            <w:noWrap/>
            <w:vAlign w:val="bottom"/>
          </w:tcPr>
          <w:p w14:paraId="5461DAB7" w14:textId="449F6C9D" w:rsidR="00DB3018" w:rsidRPr="00DB3018" w:rsidRDefault="00DB3018" w:rsidP="00DB3018">
            <w:pPr>
              <w:jc w:val="left"/>
              <w:rPr>
                <w:rFonts w:eastAsia="Times New Roman"/>
                <w:color w:val="000000"/>
                <w:sz w:val="16"/>
                <w:szCs w:val="16"/>
                <w:lang w:eastAsia="en-US"/>
              </w:rPr>
            </w:pPr>
          </w:p>
        </w:tc>
      </w:tr>
      <w:tr w:rsidR="005B05A7" w:rsidRPr="00DB3018" w14:paraId="77D0BA71" w14:textId="77777777" w:rsidTr="00CF6C3C">
        <w:trPr>
          <w:trHeight w:val="250"/>
        </w:trPr>
        <w:tc>
          <w:tcPr>
            <w:tcW w:w="1165" w:type="dxa"/>
            <w:tcBorders>
              <w:top w:val="nil"/>
              <w:left w:val="single" w:sz="4" w:space="0" w:color="auto"/>
              <w:bottom w:val="single" w:sz="4" w:space="0" w:color="auto"/>
              <w:right w:val="single" w:sz="4" w:space="0" w:color="auto"/>
            </w:tcBorders>
            <w:shd w:val="clear" w:color="000000" w:fill="FFFFFF"/>
            <w:noWrap/>
            <w:vAlign w:val="bottom"/>
          </w:tcPr>
          <w:p w14:paraId="291F10D2" w14:textId="64B9E05C" w:rsidR="005B05A7" w:rsidRDefault="005B05A7" w:rsidP="00DB3018">
            <w:pPr>
              <w:jc w:val="left"/>
              <w:rPr>
                <w:rFonts w:eastAsia="Times New Roman"/>
                <w:color w:val="000000"/>
                <w:sz w:val="16"/>
                <w:szCs w:val="16"/>
                <w:lang w:eastAsia="en-US"/>
              </w:rPr>
            </w:pPr>
          </w:p>
        </w:tc>
        <w:tc>
          <w:tcPr>
            <w:tcW w:w="1651" w:type="dxa"/>
            <w:tcBorders>
              <w:top w:val="nil"/>
              <w:left w:val="nil"/>
              <w:bottom w:val="single" w:sz="4" w:space="0" w:color="auto"/>
              <w:right w:val="single" w:sz="4" w:space="0" w:color="auto"/>
            </w:tcBorders>
            <w:shd w:val="clear" w:color="000000" w:fill="FFFFFF"/>
            <w:noWrap/>
            <w:vAlign w:val="bottom"/>
          </w:tcPr>
          <w:p w14:paraId="27D50881" w14:textId="191F66DD" w:rsidR="005B05A7" w:rsidRDefault="005B05A7" w:rsidP="00DB3018">
            <w:pPr>
              <w:jc w:val="left"/>
              <w:rPr>
                <w:rFonts w:eastAsia="Times New Roman"/>
                <w:color w:val="000000"/>
                <w:sz w:val="16"/>
                <w:szCs w:val="16"/>
                <w:lang w:eastAsia="en-US"/>
              </w:rPr>
            </w:pPr>
          </w:p>
        </w:tc>
        <w:tc>
          <w:tcPr>
            <w:tcW w:w="1499" w:type="dxa"/>
            <w:tcBorders>
              <w:top w:val="nil"/>
              <w:left w:val="single" w:sz="4" w:space="0" w:color="auto"/>
              <w:bottom w:val="single" w:sz="4" w:space="0" w:color="auto"/>
              <w:right w:val="single" w:sz="4" w:space="0" w:color="auto"/>
            </w:tcBorders>
            <w:shd w:val="clear" w:color="000000" w:fill="FFFFFF"/>
            <w:noWrap/>
            <w:vAlign w:val="bottom"/>
          </w:tcPr>
          <w:p w14:paraId="32B409E4" w14:textId="4E0E6401" w:rsidR="005B05A7" w:rsidRDefault="005B05A7" w:rsidP="00DB3018">
            <w:pPr>
              <w:jc w:val="left"/>
              <w:rPr>
                <w:rFonts w:eastAsia="Times New Roman"/>
                <w:color w:val="000000"/>
                <w:sz w:val="16"/>
                <w:szCs w:val="16"/>
                <w:lang w:eastAsia="en-US"/>
              </w:rPr>
            </w:pPr>
          </w:p>
        </w:tc>
        <w:tc>
          <w:tcPr>
            <w:tcW w:w="1350" w:type="dxa"/>
            <w:tcBorders>
              <w:top w:val="nil"/>
              <w:left w:val="single" w:sz="4" w:space="0" w:color="auto"/>
              <w:bottom w:val="single" w:sz="4" w:space="0" w:color="auto"/>
              <w:right w:val="single" w:sz="4" w:space="0" w:color="auto"/>
            </w:tcBorders>
            <w:shd w:val="clear" w:color="000000" w:fill="FFFFFF"/>
            <w:noWrap/>
            <w:vAlign w:val="bottom"/>
          </w:tcPr>
          <w:p w14:paraId="3FEC3F2D" w14:textId="5E506A64" w:rsidR="005B05A7" w:rsidRDefault="005B05A7" w:rsidP="00115692">
            <w:pPr>
              <w:jc w:val="left"/>
              <w:rPr>
                <w:rFonts w:eastAsia="Times New Roman"/>
                <w:color w:val="000000"/>
                <w:sz w:val="16"/>
                <w:szCs w:val="16"/>
                <w:lang w:eastAsia="en-US"/>
              </w:rPr>
            </w:pPr>
          </w:p>
        </w:tc>
        <w:tc>
          <w:tcPr>
            <w:tcW w:w="3420" w:type="dxa"/>
            <w:tcBorders>
              <w:top w:val="nil"/>
              <w:left w:val="nil"/>
              <w:bottom w:val="single" w:sz="4" w:space="0" w:color="auto"/>
              <w:right w:val="single" w:sz="4" w:space="0" w:color="auto"/>
            </w:tcBorders>
            <w:shd w:val="clear" w:color="000000" w:fill="FFFFFF"/>
            <w:noWrap/>
            <w:vAlign w:val="bottom"/>
          </w:tcPr>
          <w:p w14:paraId="654088E6" w14:textId="231E5931" w:rsidR="005B05A7" w:rsidRDefault="005B05A7" w:rsidP="00DB3018">
            <w:pPr>
              <w:jc w:val="left"/>
              <w:rPr>
                <w:rFonts w:eastAsia="Times New Roman"/>
                <w:color w:val="000000"/>
                <w:sz w:val="16"/>
                <w:szCs w:val="16"/>
                <w:lang w:eastAsia="en-US"/>
              </w:rPr>
            </w:pPr>
          </w:p>
        </w:tc>
      </w:tr>
      <w:tr w:rsidR="005123B4" w:rsidRPr="00DB3018" w14:paraId="5E70655E" w14:textId="77777777" w:rsidTr="00147B70">
        <w:trPr>
          <w:trHeight w:val="250"/>
        </w:trPr>
        <w:tc>
          <w:tcPr>
            <w:tcW w:w="1165" w:type="dxa"/>
            <w:tcBorders>
              <w:top w:val="nil"/>
              <w:left w:val="single" w:sz="4" w:space="0" w:color="auto"/>
              <w:bottom w:val="single" w:sz="4" w:space="0" w:color="auto"/>
              <w:right w:val="single" w:sz="4" w:space="0" w:color="auto"/>
            </w:tcBorders>
            <w:shd w:val="clear" w:color="000000" w:fill="FFFFFF"/>
            <w:noWrap/>
            <w:vAlign w:val="bottom"/>
          </w:tcPr>
          <w:p w14:paraId="17B3D5AA" w14:textId="7A7F67C8" w:rsidR="00115692" w:rsidRPr="00DB3018" w:rsidRDefault="00115692" w:rsidP="00DB3018">
            <w:pPr>
              <w:jc w:val="left"/>
              <w:rPr>
                <w:rFonts w:eastAsia="Times New Roman"/>
                <w:color w:val="000000"/>
                <w:sz w:val="16"/>
                <w:szCs w:val="16"/>
                <w:lang w:eastAsia="en-US"/>
              </w:rPr>
            </w:pPr>
          </w:p>
        </w:tc>
        <w:tc>
          <w:tcPr>
            <w:tcW w:w="1651" w:type="dxa"/>
            <w:tcBorders>
              <w:top w:val="nil"/>
              <w:left w:val="nil"/>
              <w:bottom w:val="single" w:sz="4" w:space="0" w:color="auto"/>
              <w:right w:val="single" w:sz="4" w:space="0" w:color="auto"/>
            </w:tcBorders>
            <w:shd w:val="clear" w:color="000000" w:fill="FFFFFF"/>
            <w:noWrap/>
            <w:vAlign w:val="bottom"/>
          </w:tcPr>
          <w:p w14:paraId="6918871D" w14:textId="7C022CD8" w:rsidR="00DB3018" w:rsidRPr="00DB3018" w:rsidRDefault="00DB3018" w:rsidP="00DB3018">
            <w:pPr>
              <w:jc w:val="left"/>
              <w:rPr>
                <w:rFonts w:eastAsia="Times New Roman"/>
                <w:color w:val="000000"/>
                <w:sz w:val="16"/>
                <w:szCs w:val="16"/>
                <w:lang w:eastAsia="en-US"/>
              </w:rPr>
            </w:pPr>
          </w:p>
        </w:tc>
        <w:tc>
          <w:tcPr>
            <w:tcW w:w="1499" w:type="dxa"/>
            <w:tcBorders>
              <w:top w:val="nil"/>
              <w:left w:val="single" w:sz="4" w:space="0" w:color="auto"/>
              <w:bottom w:val="single" w:sz="4" w:space="0" w:color="auto"/>
              <w:right w:val="single" w:sz="4" w:space="0" w:color="auto"/>
            </w:tcBorders>
            <w:shd w:val="clear" w:color="000000" w:fill="FFFFFF"/>
            <w:noWrap/>
            <w:vAlign w:val="bottom"/>
          </w:tcPr>
          <w:p w14:paraId="6D0451C1" w14:textId="30BA7408" w:rsidR="00DB3018" w:rsidRPr="00DB3018" w:rsidRDefault="00DB3018" w:rsidP="00DB3018">
            <w:pPr>
              <w:jc w:val="left"/>
              <w:rPr>
                <w:rFonts w:eastAsia="Times New Roman"/>
                <w:color w:val="000000"/>
                <w:sz w:val="16"/>
                <w:szCs w:val="16"/>
                <w:lang w:eastAsia="en-US"/>
              </w:rPr>
            </w:pPr>
          </w:p>
        </w:tc>
        <w:tc>
          <w:tcPr>
            <w:tcW w:w="1350" w:type="dxa"/>
            <w:tcBorders>
              <w:top w:val="nil"/>
              <w:left w:val="single" w:sz="4" w:space="0" w:color="auto"/>
              <w:bottom w:val="single" w:sz="4" w:space="0" w:color="auto"/>
              <w:right w:val="single" w:sz="4" w:space="0" w:color="auto"/>
            </w:tcBorders>
            <w:shd w:val="clear" w:color="000000" w:fill="FFFFFF"/>
            <w:noWrap/>
            <w:vAlign w:val="bottom"/>
          </w:tcPr>
          <w:p w14:paraId="59C13A5E" w14:textId="59A8831A" w:rsidR="00DB3018" w:rsidRPr="00DB3018" w:rsidRDefault="00DB3018" w:rsidP="00DB3018">
            <w:pPr>
              <w:jc w:val="left"/>
              <w:rPr>
                <w:rFonts w:eastAsia="Times New Roman"/>
                <w:color w:val="000000"/>
                <w:sz w:val="16"/>
                <w:szCs w:val="16"/>
                <w:lang w:eastAsia="en-US"/>
              </w:rPr>
            </w:pPr>
          </w:p>
        </w:tc>
        <w:tc>
          <w:tcPr>
            <w:tcW w:w="3420" w:type="dxa"/>
            <w:tcBorders>
              <w:top w:val="nil"/>
              <w:left w:val="nil"/>
              <w:bottom w:val="single" w:sz="4" w:space="0" w:color="auto"/>
              <w:right w:val="single" w:sz="4" w:space="0" w:color="auto"/>
            </w:tcBorders>
            <w:shd w:val="clear" w:color="000000" w:fill="FFFFFF"/>
            <w:noWrap/>
            <w:vAlign w:val="bottom"/>
          </w:tcPr>
          <w:p w14:paraId="64E91FA8" w14:textId="49E10C7A" w:rsidR="00DB3018" w:rsidRPr="00DB3018" w:rsidRDefault="00DB3018" w:rsidP="00DB3018">
            <w:pPr>
              <w:jc w:val="left"/>
              <w:rPr>
                <w:rFonts w:eastAsia="Times New Roman"/>
                <w:color w:val="000000"/>
                <w:sz w:val="16"/>
                <w:szCs w:val="16"/>
                <w:lang w:eastAsia="en-US"/>
              </w:rPr>
            </w:pPr>
          </w:p>
        </w:tc>
      </w:tr>
    </w:tbl>
    <w:p w14:paraId="18EDB239" w14:textId="77777777" w:rsidR="00EE3D54" w:rsidRPr="00905497" w:rsidRDefault="00EE3D54" w:rsidP="000F722C">
      <w:pPr>
        <w:suppressAutoHyphens/>
        <w:spacing w:before="120"/>
        <w:ind w:left="720"/>
        <w:rPr>
          <w:rFonts w:ascii="Arial" w:hAnsi="Arial" w:cs="Arial"/>
          <w:sz w:val="20"/>
          <w:szCs w:val="20"/>
        </w:rPr>
      </w:pPr>
    </w:p>
    <w:p w14:paraId="71DAFDD6" w14:textId="77777777" w:rsidR="00512269" w:rsidRPr="00905497" w:rsidRDefault="00EE3D54" w:rsidP="000F722C">
      <w:pPr>
        <w:pStyle w:val="Caption"/>
        <w:suppressAutoHyphens/>
        <w:rPr>
          <w:rFonts w:cs="Arial"/>
          <w:b w:val="0"/>
        </w:rPr>
      </w:pPr>
      <w:r w:rsidRPr="001B7E96">
        <w:rPr>
          <w:rFonts w:cs="Arial"/>
          <w:b w:val="0"/>
        </w:rPr>
        <w:t>Table</w:t>
      </w:r>
      <w:r w:rsidR="000F5EBB" w:rsidRPr="001B7E96">
        <w:rPr>
          <w:rFonts w:cs="Arial"/>
          <w:b w:val="0"/>
        </w:rPr>
        <w:t>:</w:t>
      </w:r>
      <w:r w:rsidR="00905497" w:rsidRPr="001B7E96">
        <w:rPr>
          <w:rFonts w:cs="Arial"/>
          <w:b w:val="0"/>
        </w:rPr>
        <w:t xml:space="preserve"> </w:t>
      </w:r>
      <w:r w:rsidRPr="001B7E96">
        <w:rPr>
          <w:rFonts w:cs="Arial"/>
          <w:b w:val="0"/>
        </w:rPr>
        <w:t>Hardware</w:t>
      </w:r>
      <w:r w:rsidR="00CF6C3C">
        <w:rPr>
          <w:rFonts w:cs="Arial"/>
          <w:b w:val="0"/>
        </w:rPr>
        <w:t xml:space="preserve"> / Servers</w:t>
      </w:r>
      <w:r w:rsidRPr="001B7E96">
        <w:rPr>
          <w:rFonts w:cs="Arial"/>
          <w:b w:val="0"/>
        </w:rPr>
        <w:t xml:space="preserve"> Allocated for Production Environments</w:t>
      </w:r>
    </w:p>
    <w:p w14:paraId="7948DF5E" w14:textId="0E9CA5DD" w:rsidR="00483488" w:rsidRPr="00905497" w:rsidRDefault="00483488" w:rsidP="000F722C">
      <w:pPr>
        <w:suppressAutoHyphens/>
        <w:jc w:val="left"/>
        <w:rPr>
          <w:rFonts w:ascii="Arial" w:eastAsia="SimSun" w:hAnsi="Arial" w:cs="Arial"/>
          <w:b/>
          <w:bCs/>
          <w:sz w:val="28"/>
          <w:szCs w:val="28"/>
        </w:rPr>
      </w:pPr>
    </w:p>
    <w:p w14:paraId="7BAE1740" w14:textId="77777777" w:rsidR="00EE3D54" w:rsidRPr="00905497" w:rsidRDefault="00EE3D54" w:rsidP="0006320E">
      <w:pPr>
        <w:pStyle w:val="Heading1"/>
        <w:numPr>
          <w:ilvl w:val="0"/>
          <w:numId w:val="14"/>
        </w:numPr>
        <w:suppressAutoHyphens/>
        <w:rPr>
          <w:rFonts w:ascii="Arial" w:hAnsi="Arial" w:cs="Arial"/>
        </w:rPr>
      </w:pPr>
      <w:bookmarkStart w:id="221" w:name="_Toc510361012"/>
      <w:bookmarkStart w:id="222" w:name="_Toc525115115"/>
      <w:r w:rsidRPr="00905497">
        <w:rPr>
          <w:rFonts w:ascii="Arial" w:hAnsi="Arial" w:cs="Arial"/>
        </w:rPr>
        <w:t>Operational Model</w:t>
      </w:r>
      <w:bookmarkEnd w:id="221"/>
      <w:bookmarkEnd w:id="222"/>
    </w:p>
    <w:p w14:paraId="60BEE710" w14:textId="77777777" w:rsidR="00EE3D54" w:rsidRPr="00905497" w:rsidRDefault="00EE3D54" w:rsidP="000F722C">
      <w:pPr>
        <w:suppressAutoHyphens/>
        <w:ind w:left="432"/>
        <w:rPr>
          <w:rFonts w:ascii="Arial" w:hAnsi="Arial" w:cs="Arial"/>
        </w:rPr>
      </w:pPr>
    </w:p>
    <w:p w14:paraId="16B3318C" w14:textId="77777777" w:rsidR="00EE3D54" w:rsidRPr="00905497" w:rsidRDefault="00EE3D54" w:rsidP="0006320E">
      <w:pPr>
        <w:pStyle w:val="Heading2"/>
        <w:numPr>
          <w:ilvl w:val="1"/>
          <w:numId w:val="14"/>
        </w:numPr>
        <w:suppressAutoHyphens/>
        <w:spacing w:beforeLines="60" w:before="144" w:afterLines="60" w:after="144"/>
        <w:rPr>
          <w:rFonts w:ascii="Arial" w:hAnsi="Arial" w:cs="Arial"/>
        </w:rPr>
      </w:pPr>
      <w:bookmarkStart w:id="223" w:name="_Toc510361013"/>
      <w:bookmarkStart w:id="224" w:name="_Toc525115116"/>
      <w:r w:rsidRPr="00905497">
        <w:rPr>
          <w:rFonts w:ascii="Arial" w:hAnsi="Arial" w:cs="Arial"/>
        </w:rPr>
        <w:t>Production and Disaster Recovery</w:t>
      </w:r>
      <w:bookmarkEnd w:id="223"/>
      <w:bookmarkEnd w:id="224"/>
    </w:p>
    <w:p w14:paraId="73808E70" w14:textId="4BBE7E03" w:rsidR="00EE3D54" w:rsidRDefault="00AE61CC" w:rsidP="002F3B1F">
      <w:pPr>
        <w:suppressAutoHyphens/>
        <w:spacing w:beforeLines="60" w:before="144" w:afterLines="60" w:after="144"/>
        <w:rPr>
          <w:rFonts w:ascii="Arial" w:hAnsi="Arial" w:cs="Arial"/>
          <w:sz w:val="20"/>
          <w:szCs w:val="20"/>
        </w:rPr>
      </w:pPr>
      <w:r>
        <w:rPr>
          <w:rFonts w:ascii="Arial" w:hAnsi="Arial" w:cs="Arial"/>
          <w:sz w:val="20"/>
          <w:szCs w:val="20"/>
        </w:rPr>
        <w:t>.</w:t>
      </w:r>
    </w:p>
    <w:p w14:paraId="25E562F0" w14:textId="77777777" w:rsidR="00565B71" w:rsidRDefault="00565B71" w:rsidP="000F722C">
      <w:pPr>
        <w:suppressAutoHyphens/>
        <w:rPr>
          <w:rFonts w:ascii="Arial" w:hAnsi="Arial" w:cs="Arial"/>
          <w:sz w:val="20"/>
          <w:szCs w:val="20"/>
        </w:rPr>
      </w:pPr>
    </w:p>
    <w:p w14:paraId="6C115B97" w14:textId="77777777" w:rsidR="00565B71" w:rsidRPr="00905497" w:rsidRDefault="00565B71" w:rsidP="00065C35">
      <w:pPr>
        <w:suppressAutoHyphens/>
        <w:jc w:val="center"/>
        <w:rPr>
          <w:rFonts w:ascii="Arial" w:hAnsi="Arial" w:cs="Arial"/>
          <w:sz w:val="20"/>
          <w:szCs w:val="20"/>
          <w:lang w:val="en-GB"/>
        </w:rPr>
      </w:pPr>
    </w:p>
    <w:p w14:paraId="70F397DA" w14:textId="77777777" w:rsidR="004D6D73" w:rsidRPr="00A07822" w:rsidRDefault="004D6D73" w:rsidP="0006320E">
      <w:pPr>
        <w:pStyle w:val="Heading2"/>
        <w:numPr>
          <w:ilvl w:val="1"/>
          <w:numId w:val="14"/>
        </w:numPr>
        <w:suppressAutoHyphens/>
        <w:rPr>
          <w:rFonts w:ascii="Arial" w:hAnsi="Arial" w:cs="Arial"/>
        </w:rPr>
      </w:pPr>
      <w:bookmarkStart w:id="225" w:name="_Toc510361014"/>
      <w:bookmarkStart w:id="226" w:name="_Toc525115117"/>
      <w:r w:rsidRPr="00A07822">
        <w:rPr>
          <w:rFonts w:ascii="Arial" w:hAnsi="Arial" w:cs="Arial"/>
        </w:rPr>
        <w:t>User Access &amp; Authorization</w:t>
      </w:r>
      <w:bookmarkEnd w:id="225"/>
      <w:bookmarkEnd w:id="226"/>
    </w:p>
    <w:p w14:paraId="4C158AE5" w14:textId="77777777" w:rsidR="00F510C9" w:rsidRPr="00A07822" w:rsidRDefault="00F510C9" w:rsidP="000F722C">
      <w:pPr>
        <w:suppressAutoHyphens/>
        <w:rPr>
          <w:rFonts w:ascii="Arial" w:hAnsi="Arial" w:cs="Arial"/>
        </w:rPr>
      </w:pPr>
    </w:p>
    <w:p w14:paraId="209E3F5D" w14:textId="5CA5214D" w:rsidR="005C310F" w:rsidRDefault="005C310F" w:rsidP="000F722C">
      <w:pPr>
        <w:suppressAutoHyphens/>
        <w:rPr>
          <w:rFonts w:ascii="Arial" w:hAnsi="Arial" w:cs="Arial"/>
          <w:sz w:val="20"/>
          <w:szCs w:val="20"/>
        </w:rPr>
      </w:pPr>
    </w:p>
    <w:p w14:paraId="45FB7604" w14:textId="2A7C4094" w:rsidR="00D0255B" w:rsidRPr="00A07822" w:rsidRDefault="00D0255B" w:rsidP="000F722C">
      <w:pPr>
        <w:suppressAutoHyphens/>
        <w:rPr>
          <w:rFonts w:ascii="Arial" w:hAnsi="Arial" w:cs="Arial"/>
          <w:sz w:val="20"/>
          <w:szCs w:val="20"/>
        </w:rPr>
      </w:pPr>
      <w:r>
        <w:rPr>
          <w:rFonts w:ascii="Arial" w:hAnsi="Arial" w:cs="Arial"/>
          <w:sz w:val="20"/>
          <w:szCs w:val="20"/>
        </w:rPr>
        <w:t xml:space="preserve">TBD SMWE BA – based on roles needed – like </w:t>
      </w:r>
      <w:proofErr w:type="spellStart"/>
      <w:r>
        <w:rPr>
          <w:rFonts w:ascii="Arial" w:hAnsi="Arial" w:cs="Arial"/>
          <w:sz w:val="20"/>
          <w:szCs w:val="20"/>
        </w:rPr>
        <w:t>HelpDesk</w:t>
      </w:r>
      <w:proofErr w:type="spellEnd"/>
      <w:r>
        <w:rPr>
          <w:rFonts w:ascii="Arial" w:hAnsi="Arial" w:cs="Arial"/>
          <w:sz w:val="20"/>
          <w:szCs w:val="20"/>
        </w:rPr>
        <w:t xml:space="preserve">, Manager, User etc. </w:t>
      </w:r>
    </w:p>
    <w:p w14:paraId="71F1A5BA" w14:textId="77777777" w:rsidR="00090DBF" w:rsidRPr="00A07822" w:rsidRDefault="00090DBF" w:rsidP="000F722C">
      <w:pPr>
        <w:suppressAutoHyphens/>
        <w:ind w:left="720"/>
        <w:rPr>
          <w:rFonts w:ascii="Arial" w:hAnsi="Arial" w:cs="Arial"/>
          <w:sz w:val="20"/>
          <w:szCs w:val="20"/>
        </w:rPr>
      </w:pPr>
    </w:p>
    <w:p w14:paraId="5E6FD3B1" w14:textId="77777777" w:rsidR="00787F43" w:rsidRPr="00A07822" w:rsidRDefault="00A467B7" w:rsidP="000F722C">
      <w:pPr>
        <w:suppressAutoHyphens/>
        <w:rPr>
          <w:rFonts w:ascii="Arial" w:hAnsi="Arial" w:cs="Arial"/>
          <w:sz w:val="20"/>
          <w:szCs w:val="20"/>
        </w:rPr>
      </w:pPr>
      <w:r w:rsidRPr="00A07822">
        <w:rPr>
          <w:rFonts w:ascii="Arial" w:hAnsi="Arial" w:cs="Arial"/>
          <w:sz w:val="20"/>
          <w:szCs w:val="20"/>
        </w:rPr>
        <w:t xml:space="preserve">The following table below shows the user </w:t>
      </w:r>
      <w:r w:rsidR="00FF3B57" w:rsidRPr="00A07822">
        <w:rPr>
          <w:rFonts w:ascii="Arial" w:hAnsi="Arial" w:cs="Arial"/>
          <w:sz w:val="20"/>
          <w:szCs w:val="20"/>
        </w:rPr>
        <w:t>account</w:t>
      </w:r>
      <w:r w:rsidR="007A4C2E" w:rsidRPr="00A07822">
        <w:rPr>
          <w:rFonts w:ascii="Arial" w:hAnsi="Arial" w:cs="Arial"/>
          <w:sz w:val="20"/>
          <w:szCs w:val="20"/>
        </w:rPr>
        <w:t>s</w:t>
      </w:r>
      <w:r w:rsidRPr="00A07822">
        <w:rPr>
          <w:rFonts w:ascii="Arial" w:hAnsi="Arial" w:cs="Arial"/>
          <w:sz w:val="20"/>
          <w:szCs w:val="20"/>
        </w:rPr>
        <w:t xml:space="preserve"> that created.</w:t>
      </w:r>
    </w:p>
    <w:p w14:paraId="031928B6" w14:textId="77777777" w:rsidR="000E6C55" w:rsidRPr="00A07822" w:rsidRDefault="000E6C55" w:rsidP="000F722C">
      <w:pPr>
        <w:suppressAutoHyphens/>
        <w:jc w:val="left"/>
        <w:rPr>
          <w:rFonts w:ascii="Arial" w:hAnsi="Arial" w:cs="Arial"/>
        </w:rPr>
      </w:pPr>
    </w:p>
    <w:tbl>
      <w:tblPr>
        <w:tblW w:w="8695" w:type="dxa"/>
        <w:tblInd w:w="720" w:type="dxa"/>
        <w:tblLook w:val="04A0" w:firstRow="1" w:lastRow="0" w:firstColumn="1" w:lastColumn="0" w:noHBand="0" w:noVBand="1"/>
      </w:tblPr>
      <w:tblGrid>
        <w:gridCol w:w="2147"/>
        <w:gridCol w:w="3090"/>
        <w:gridCol w:w="3458"/>
      </w:tblGrid>
      <w:tr w:rsidR="003A199E" w:rsidRPr="00A07822" w14:paraId="2D0DFCB2" w14:textId="77777777" w:rsidTr="00CF6C3C">
        <w:trPr>
          <w:trHeight w:val="668"/>
          <w:tblHeader/>
        </w:trPr>
        <w:tc>
          <w:tcPr>
            <w:tcW w:w="2147" w:type="dxa"/>
            <w:tcBorders>
              <w:top w:val="single" w:sz="8" w:space="0" w:color="000000"/>
              <w:left w:val="single" w:sz="8" w:space="0" w:color="000000"/>
              <w:bottom w:val="single" w:sz="8" w:space="0" w:color="000000"/>
              <w:right w:val="single" w:sz="8" w:space="0" w:color="000000"/>
            </w:tcBorders>
            <w:shd w:val="clear" w:color="FFCC99" w:fill="CCCC99"/>
            <w:vAlign w:val="center"/>
          </w:tcPr>
          <w:p w14:paraId="773B87CF" w14:textId="77777777" w:rsidR="00411BA9" w:rsidRPr="00A07822" w:rsidRDefault="003E23F5" w:rsidP="000F722C">
            <w:pPr>
              <w:suppressAutoHyphens/>
              <w:jc w:val="center"/>
              <w:rPr>
                <w:rFonts w:ascii="Arial" w:eastAsia="Times New Roman" w:hAnsi="Arial" w:cs="Arial"/>
                <w:b/>
                <w:bCs/>
                <w:color w:val="000000"/>
                <w:sz w:val="20"/>
                <w:szCs w:val="20"/>
                <w:lang w:eastAsia="en-US"/>
              </w:rPr>
            </w:pPr>
            <w:r>
              <w:rPr>
                <w:rFonts w:ascii="Arial" w:eastAsia="Times New Roman" w:hAnsi="Arial" w:cs="Arial"/>
                <w:b/>
                <w:bCs/>
                <w:color w:val="000000"/>
                <w:sz w:val="20"/>
                <w:szCs w:val="20"/>
                <w:lang w:eastAsia="en-US"/>
              </w:rPr>
              <w:t>U</w:t>
            </w:r>
            <w:r w:rsidR="00255FA1" w:rsidRPr="00A07822">
              <w:rPr>
                <w:rFonts w:ascii="Arial" w:eastAsia="Times New Roman" w:hAnsi="Arial" w:cs="Arial"/>
                <w:b/>
                <w:bCs/>
                <w:color w:val="000000"/>
                <w:sz w:val="20"/>
                <w:szCs w:val="20"/>
                <w:lang w:eastAsia="en-US"/>
              </w:rPr>
              <w:t>sername</w:t>
            </w:r>
          </w:p>
        </w:tc>
        <w:tc>
          <w:tcPr>
            <w:tcW w:w="3090" w:type="dxa"/>
            <w:tcBorders>
              <w:top w:val="single" w:sz="8" w:space="0" w:color="000000"/>
              <w:left w:val="single" w:sz="8" w:space="0" w:color="000000"/>
              <w:bottom w:val="single" w:sz="8" w:space="0" w:color="000000"/>
              <w:right w:val="single" w:sz="8" w:space="0" w:color="000000"/>
            </w:tcBorders>
            <w:shd w:val="clear" w:color="FFCC99" w:fill="CCCC99"/>
            <w:vAlign w:val="center"/>
            <w:hideMark/>
          </w:tcPr>
          <w:p w14:paraId="41D60B29" w14:textId="77777777" w:rsidR="00411BA9" w:rsidRPr="00A07822" w:rsidRDefault="00411BA9" w:rsidP="000F722C">
            <w:pPr>
              <w:suppressAutoHyphens/>
              <w:jc w:val="center"/>
              <w:rPr>
                <w:rFonts w:ascii="Arial" w:eastAsia="Times New Roman" w:hAnsi="Arial" w:cs="Arial"/>
                <w:b/>
                <w:bCs/>
                <w:color w:val="000000"/>
                <w:sz w:val="20"/>
                <w:szCs w:val="20"/>
                <w:lang w:eastAsia="en-US"/>
              </w:rPr>
            </w:pPr>
            <w:r w:rsidRPr="00A07822">
              <w:rPr>
                <w:rFonts w:ascii="Arial" w:eastAsia="Times New Roman" w:hAnsi="Arial" w:cs="Arial"/>
                <w:b/>
                <w:bCs/>
                <w:color w:val="000000"/>
                <w:sz w:val="20"/>
                <w:szCs w:val="20"/>
                <w:lang w:eastAsia="en-US"/>
              </w:rPr>
              <w:t>User Role</w:t>
            </w:r>
          </w:p>
        </w:tc>
        <w:tc>
          <w:tcPr>
            <w:tcW w:w="3458" w:type="dxa"/>
            <w:tcBorders>
              <w:top w:val="single" w:sz="8" w:space="0" w:color="000000"/>
              <w:left w:val="single" w:sz="8" w:space="0" w:color="000000"/>
              <w:bottom w:val="single" w:sz="8" w:space="0" w:color="000000"/>
              <w:right w:val="single" w:sz="8" w:space="0" w:color="000000"/>
            </w:tcBorders>
            <w:shd w:val="clear" w:color="FFCC99" w:fill="CCCC99"/>
            <w:vAlign w:val="center"/>
            <w:hideMark/>
          </w:tcPr>
          <w:p w14:paraId="4B76F125" w14:textId="77777777" w:rsidR="00411BA9" w:rsidRPr="00A07822" w:rsidRDefault="00411BA9" w:rsidP="000F722C">
            <w:pPr>
              <w:suppressAutoHyphens/>
              <w:jc w:val="center"/>
              <w:rPr>
                <w:rFonts w:ascii="Arial" w:eastAsia="Times New Roman" w:hAnsi="Arial" w:cs="Arial"/>
                <w:b/>
                <w:bCs/>
                <w:color w:val="000000"/>
                <w:sz w:val="20"/>
                <w:szCs w:val="20"/>
                <w:lang w:eastAsia="en-US"/>
              </w:rPr>
            </w:pPr>
            <w:r w:rsidRPr="00A07822">
              <w:rPr>
                <w:rFonts w:ascii="Arial" w:eastAsia="Times New Roman" w:hAnsi="Arial" w:cs="Arial"/>
                <w:b/>
                <w:bCs/>
                <w:color w:val="000000"/>
                <w:sz w:val="20"/>
                <w:szCs w:val="20"/>
                <w:lang w:eastAsia="en-US"/>
              </w:rPr>
              <w:t>Email</w:t>
            </w:r>
          </w:p>
        </w:tc>
      </w:tr>
      <w:tr w:rsidR="003A199E" w:rsidRPr="00A07822" w14:paraId="4B8703C5" w14:textId="77777777" w:rsidTr="00CF6C3C">
        <w:trPr>
          <w:trHeight w:val="377"/>
        </w:trPr>
        <w:tc>
          <w:tcPr>
            <w:tcW w:w="2147" w:type="dxa"/>
            <w:tcBorders>
              <w:top w:val="nil"/>
              <w:left w:val="single" w:sz="8" w:space="0" w:color="000000"/>
              <w:bottom w:val="single" w:sz="8" w:space="0" w:color="000000"/>
              <w:right w:val="single" w:sz="8" w:space="0" w:color="000000"/>
            </w:tcBorders>
          </w:tcPr>
          <w:p w14:paraId="0CA413DB" w14:textId="77777777" w:rsidR="00411BA9" w:rsidRPr="004152B9" w:rsidRDefault="000D069C" w:rsidP="003E23F5">
            <w:pPr>
              <w:suppressAutoHyphens/>
              <w:jc w:val="center"/>
              <w:rPr>
                <w:rFonts w:ascii="Arial" w:hAnsi="Arial" w:cs="Arial"/>
                <w:color w:val="000000" w:themeColor="text1"/>
                <w:sz w:val="20"/>
                <w:szCs w:val="20"/>
              </w:rPr>
            </w:pPr>
            <w:r>
              <w:rPr>
                <w:rFonts w:ascii="Arial" w:hAnsi="Arial" w:cs="Arial"/>
                <w:color w:val="000000" w:themeColor="text1"/>
                <w:sz w:val="20"/>
                <w:szCs w:val="20"/>
              </w:rPr>
              <w:lastRenderedPageBreak/>
              <w:t>&lt;</w:t>
            </w:r>
            <w:proofErr w:type="spellStart"/>
            <w:r>
              <w:rPr>
                <w:rFonts w:ascii="Arial" w:hAnsi="Arial" w:cs="Arial"/>
                <w:color w:val="000000" w:themeColor="text1"/>
                <w:sz w:val="20"/>
                <w:szCs w:val="20"/>
              </w:rPr>
              <w:t>email_address</w:t>
            </w:r>
            <w:proofErr w:type="spellEnd"/>
            <w:r>
              <w:rPr>
                <w:rFonts w:ascii="Arial" w:hAnsi="Arial" w:cs="Arial"/>
                <w:color w:val="000000" w:themeColor="text1"/>
                <w:sz w:val="20"/>
                <w:szCs w:val="20"/>
              </w:rPr>
              <w:t>&gt;</w:t>
            </w:r>
          </w:p>
        </w:tc>
        <w:tc>
          <w:tcPr>
            <w:tcW w:w="3090" w:type="dxa"/>
            <w:tcBorders>
              <w:top w:val="nil"/>
              <w:left w:val="single" w:sz="8" w:space="0" w:color="000000"/>
              <w:bottom w:val="single" w:sz="8" w:space="0" w:color="000000"/>
              <w:right w:val="single" w:sz="8" w:space="0" w:color="000000"/>
            </w:tcBorders>
            <w:shd w:val="clear" w:color="auto" w:fill="auto"/>
          </w:tcPr>
          <w:p w14:paraId="0D9A6E36" w14:textId="77777777" w:rsidR="00411BA9" w:rsidRPr="004152B9" w:rsidRDefault="000D069C" w:rsidP="003E23F5">
            <w:pPr>
              <w:tabs>
                <w:tab w:val="left" w:pos="568"/>
                <w:tab w:val="center" w:pos="1445"/>
              </w:tabs>
              <w:suppressAutoHyphens/>
              <w:jc w:val="center"/>
              <w:rPr>
                <w:rFonts w:ascii="Arial" w:hAnsi="Arial" w:cs="Arial"/>
                <w:sz w:val="20"/>
                <w:szCs w:val="20"/>
              </w:rPr>
            </w:pPr>
            <w:proofErr w:type="spellStart"/>
            <w:r>
              <w:rPr>
                <w:rFonts w:ascii="Arial" w:hAnsi="Arial" w:cs="Arial"/>
                <w:sz w:val="20"/>
                <w:szCs w:val="20"/>
              </w:rPr>
              <w:t>Sys</w:t>
            </w:r>
            <w:r w:rsidR="003E23F5" w:rsidRPr="004152B9">
              <w:rPr>
                <w:rFonts w:ascii="Arial" w:hAnsi="Arial" w:cs="Arial"/>
                <w:sz w:val="20"/>
                <w:szCs w:val="20"/>
              </w:rPr>
              <w:t>Admin</w:t>
            </w:r>
            <w:proofErr w:type="spellEnd"/>
          </w:p>
        </w:tc>
        <w:tc>
          <w:tcPr>
            <w:tcW w:w="3458" w:type="dxa"/>
            <w:tcBorders>
              <w:top w:val="nil"/>
              <w:left w:val="nil"/>
              <w:bottom w:val="single" w:sz="8" w:space="0" w:color="000000"/>
              <w:right w:val="single" w:sz="8" w:space="0" w:color="000000"/>
            </w:tcBorders>
            <w:shd w:val="clear" w:color="auto" w:fill="auto"/>
          </w:tcPr>
          <w:p w14:paraId="7882C330" w14:textId="77777777" w:rsidR="00411BA9" w:rsidRPr="004152B9" w:rsidRDefault="000D069C" w:rsidP="003E23F5">
            <w:pPr>
              <w:pStyle w:val="ListParagraph"/>
              <w:suppressAutoHyphens/>
              <w:ind w:left="360"/>
              <w:jc w:val="center"/>
              <w:rPr>
                <w:rFonts w:ascii="Arial" w:hAnsi="Arial" w:cs="Arial"/>
                <w:color w:val="000000" w:themeColor="text1"/>
                <w:sz w:val="20"/>
                <w:szCs w:val="20"/>
              </w:rPr>
            </w:pPr>
            <w:r>
              <w:rPr>
                <w:rFonts w:ascii="Arial" w:hAnsi="Arial" w:cs="Arial"/>
                <w:color w:val="000000" w:themeColor="text1"/>
                <w:sz w:val="20"/>
                <w:szCs w:val="20"/>
              </w:rPr>
              <w:t>&lt;</w:t>
            </w:r>
            <w:proofErr w:type="spellStart"/>
            <w:r>
              <w:rPr>
                <w:rFonts w:ascii="Arial" w:hAnsi="Arial" w:cs="Arial"/>
                <w:color w:val="000000" w:themeColor="text1"/>
                <w:sz w:val="20"/>
                <w:szCs w:val="20"/>
              </w:rPr>
              <w:t>email_address</w:t>
            </w:r>
            <w:proofErr w:type="spellEnd"/>
            <w:r>
              <w:rPr>
                <w:rFonts w:ascii="Arial" w:hAnsi="Arial" w:cs="Arial"/>
                <w:color w:val="000000" w:themeColor="text1"/>
                <w:sz w:val="20"/>
                <w:szCs w:val="20"/>
              </w:rPr>
              <w:t>&gt;</w:t>
            </w:r>
          </w:p>
        </w:tc>
      </w:tr>
      <w:tr w:rsidR="00733F06" w:rsidRPr="00A07822" w14:paraId="3C4E4A16" w14:textId="77777777" w:rsidTr="00CF6C3C">
        <w:trPr>
          <w:trHeight w:val="377"/>
        </w:trPr>
        <w:tc>
          <w:tcPr>
            <w:tcW w:w="2147" w:type="dxa"/>
            <w:tcBorders>
              <w:top w:val="nil"/>
              <w:left w:val="single" w:sz="8" w:space="0" w:color="000000"/>
              <w:bottom w:val="single" w:sz="8" w:space="0" w:color="000000"/>
              <w:right w:val="single" w:sz="8" w:space="0" w:color="000000"/>
            </w:tcBorders>
          </w:tcPr>
          <w:p w14:paraId="15A875CF" w14:textId="77777777" w:rsidR="00733F06" w:rsidRPr="004152B9" w:rsidRDefault="00733F06" w:rsidP="00733F06">
            <w:pPr>
              <w:suppressAutoHyphens/>
              <w:jc w:val="center"/>
              <w:rPr>
                <w:rFonts w:ascii="Arial" w:hAnsi="Arial" w:cs="Arial"/>
                <w:color w:val="000000" w:themeColor="text1"/>
                <w:sz w:val="20"/>
                <w:szCs w:val="20"/>
              </w:rPr>
            </w:pPr>
            <w:r>
              <w:rPr>
                <w:rFonts w:ascii="Arial" w:hAnsi="Arial" w:cs="Arial"/>
                <w:color w:val="000000" w:themeColor="text1"/>
                <w:sz w:val="20"/>
                <w:szCs w:val="20"/>
              </w:rPr>
              <w:t>&lt;</w:t>
            </w:r>
            <w:proofErr w:type="spellStart"/>
            <w:r>
              <w:rPr>
                <w:rFonts w:ascii="Arial" w:hAnsi="Arial" w:cs="Arial"/>
                <w:color w:val="000000" w:themeColor="text1"/>
                <w:sz w:val="20"/>
                <w:szCs w:val="20"/>
              </w:rPr>
              <w:t>email_address</w:t>
            </w:r>
            <w:proofErr w:type="spellEnd"/>
            <w:r>
              <w:rPr>
                <w:rFonts w:ascii="Arial" w:hAnsi="Arial" w:cs="Arial"/>
                <w:color w:val="000000" w:themeColor="text1"/>
                <w:sz w:val="20"/>
                <w:szCs w:val="20"/>
              </w:rPr>
              <w:t>&gt;</w:t>
            </w:r>
          </w:p>
        </w:tc>
        <w:tc>
          <w:tcPr>
            <w:tcW w:w="3090" w:type="dxa"/>
            <w:tcBorders>
              <w:top w:val="nil"/>
              <w:left w:val="single" w:sz="8" w:space="0" w:color="000000"/>
              <w:bottom w:val="single" w:sz="8" w:space="0" w:color="000000"/>
              <w:right w:val="single" w:sz="8" w:space="0" w:color="000000"/>
            </w:tcBorders>
            <w:shd w:val="clear" w:color="auto" w:fill="auto"/>
          </w:tcPr>
          <w:p w14:paraId="7ABC467C" w14:textId="77777777" w:rsidR="00733F06" w:rsidRPr="004152B9" w:rsidRDefault="00733F06" w:rsidP="00733F06">
            <w:pPr>
              <w:suppressAutoHyphens/>
              <w:jc w:val="center"/>
              <w:rPr>
                <w:rFonts w:ascii="Arial" w:hAnsi="Arial" w:cs="Arial"/>
                <w:sz w:val="20"/>
                <w:szCs w:val="20"/>
              </w:rPr>
            </w:pPr>
            <w:r>
              <w:rPr>
                <w:rFonts w:ascii="Arial" w:hAnsi="Arial" w:cs="Arial"/>
                <w:sz w:val="20"/>
                <w:szCs w:val="20"/>
              </w:rPr>
              <w:t>Admin</w:t>
            </w:r>
          </w:p>
        </w:tc>
        <w:tc>
          <w:tcPr>
            <w:tcW w:w="3458" w:type="dxa"/>
            <w:tcBorders>
              <w:top w:val="nil"/>
              <w:left w:val="nil"/>
              <w:bottom w:val="single" w:sz="8" w:space="0" w:color="000000"/>
              <w:right w:val="single" w:sz="8" w:space="0" w:color="000000"/>
            </w:tcBorders>
            <w:shd w:val="clear" w:color="auto" w:fill="auto"/>
          </w:tcPr>
          <w:p w14:paraId="23E8FD68" w14:textId="77777777" w:rsidR="00733F06" w:rsidRPr="004152B9" w:rsidRDefault="00733F06" w:rsidP="00733F06">
            <w:pPr>
              <w:pStyle w:val="ListParagraph"/>
              <w:suppressAutoHyphens/>
              <w:ind w:left="360"/>
              <w:jc w:val="center"/>
              <w:rPr>
                <w:rFonts w:ascii="Arial" w:hAnsi="Arial" w:cs="Arial"/>
                <w:color w:val="000000" w:themeColor="text1"/>
                <w:sz w:val="20"/>
                <w:szCs w:val="20"/>
              </w:rPr>
            </w:pPr>
            <w:r>
              <w:rPr>
                <w:rFonts w:ascii="Arial" w:hAnsi="Arial" w:cs="Arial"/>
                <w:color w:val="000000" w:themeColor="text1"/>
                <w:sz w:val="20"/>
                <w:szCs w:val="20"/>
              </w:rPr>
              <w:t>&lt;</w:t>
            </w:r>
            <w:proofErr w:type="spellStart"/>
            <w:r>
              <w:rPr>
                <w:rFonts w:ascii="Arial" w:hAnsi="Arial" w:cs="Arial"/>
                <w:color w:val="000000" w:themeColor="text1"/>
                <w:sz w:val="20"/>
                <w:szCs w:val="20"/>
              </w:rPr>
              <w:t>email_address</w:t>
            </w:r>
            <w:proofErr w:type="spellEnd"/>
            <w:r>
              <w:rPr>
                <w:rFonts w:ascii="Arial" w:hAnsi="Arial" w:cs="Arial"/>
                <w:color w:val="000000" w:themeColor="text1"/>
                <w:sz w:val="20"/>
                <w:szCs w:val="20"/>
              </w:rPr>
              <w:t>&gt;</w:t>
            </w:r>
          </w:p>
        </w:tc>
      </w:tr>
      <w:tr w:rsidR="00F56354" w:rsidRPr="00A07822" w14:paraId="276F6BEC" w14:textId="77777777" w:rsidTr="00CF6C3C">
        <w:trPr>
          <w:trHeight w:val="377"/>
        </w:trPr>
        <w:tc>
          <w:tcPr>
            <w:tcW w:w="2147" w:type="dxa"/>
            <w:tcBorders>
              <w:top w:val="nil"/>
              <w:left w:val="single" w:sz="8" w:space="0" w:color="000000"/>
              <w:bottom w:val="single" w:sz="8" w:space="0" w:color="000000"/>
              <w:right w:val="single" w:sz="8" w:space="0" w:color="000000"/>
            </w:tcBorders>
          </w:tcPr>
          <w:p w14:paraId="227CF686" w14:textId="77777777" w:rsidR="00F56354" w:rsidRDefault="00F56354" w:rsidP="00F56354">
            <w:pPr>
              <w:suppressAutoHyphens/>
              <w:jc w:val="center"/>
              <w:rPr>
                <w:rFonts w:ascii="Arial" w:hAnsi="Arial" w:cs="Arial"/>
                <w:color w:val="000000" w:themeColor="text1"/>
                <w:sz w:val="20"/>
                <w:szCs w:val="20"/>
              </w:rPr>
            </w:pPr>
            <w:r>
              <w:rPr>
                <w:rFonts w:ascii="Arial" w:hAnsi="Arial" w:cs="Arial"/>
                <w:color w:val="000000" w:themeColor="text1"/>
                <w:sz w:val="20"/>
                <w:szCs w:val="20"/>
              </w:rPr>
              <w:t>&lt;</w:t>
            </w:r>
            <w:proofErr w:type="spellStart"/>
            <w:r>
              <w:rPr>
                <w:rFonts w:ascii="Arial" w:hAnsi="Arial" w:cs="Arial"/>
                <w:color w:val="000000" w:themeColor="text1"/>
                <w:sz w:val="20"/>
                <w:szCs w:val="20"/>
              </w:rPr>
              <w:t>email_address</w:t>
            </w:r>
            <w:proofErr w:type="spellEnd"/>
            <w:r>
              <w:rPr>
                <w:rFonts w:ascii="Arial" w:hAnsi="Arial" w:cs="Arial"/>
                <w:color w:val="000000" w:themeColor="text1"/>
                <w:sz w:val="20"/>
                <w:szCs w:val="20"/>
              </w:rPr>
              <w:t>&gt;</w:t>
            </w:r>
          </w:p>
        </w:tc>
        <w:tc>
          <w:tcPr>
            <w:tcW w:w="3090" w:type="dxa"/>
            <w:tcBorders>
              <w:top w:val="nil"/>
              <w:left w:val="single" w:sz="8" w:space="0" w:color="000000"/>
              <w:bottom w:val="single" w:sz="8" w:space="0" w:color="000000"/>
              <w:right w:val="single" w:sz="8" w:space="0" w:color="000000"/>
            </w:tcBorders>
            <w:shd w:val="clear" w:color="auto" w:fill="auto"/>
          </w:tcPr>
          <w:p w14:paraId="2F0A45ED" w14:textId="77777777" w:rsidR="00F56354" w:rsidRDefault="00F56354" w:rsidP="00F56354">
            <w:pPr>
              <w:suppressAutoHyphens/>
              <w:jc w:val="center"/>
              <w:rPr>
                <w:rFonts w:ascii="Arial" w:hAnsi="Arial" w:cs="Arial"/>
                <w:sz w:val="20"/>
                <w:szCs w:val="20"/>
              </w:rPr>
            </w:pPr>
            <w:r>
              <w:rPr>
                <w:rFonts w:ascii="Arial" w:hAnsi="Arial" w:cs="Arial"/>
                <w:sz w:val="20"/>
                <w:szCs w:val="20"/>
              </w:rPr>
              <w:t>Audit Read Only</w:t>
            </w:r>
          </w:p>
        </w:tc>
        <w:tc>
          <w:tcPr>
            <w:tcW w:w="3458" w:type="dxa"/>
            <w:tcBorders>
              <w:top w:val="nil"/>
              <w:left w:val="nil"/>
              <w:bottom w:val="single" w:sz="8" w:space="0" w:color="000000"/>
              <w:right w:val="single" w:sz="8" w:space="0" w:color="000000"/>
            </w:tcBorders>
            <w:shd w:val="clear" w:color="auto" w:fill="auto"/>
          </w:tcPr>
          <w:p w14:paraId="3829675F" w14:textId="77777777" w:rsidR="00F56354" w:rsidRDefault="00F56354" w:rsidP="00F56354">
            <w:pPr>
              <w:pStyle w:val="ListParagraph"/>
              <w:suppressAutoHyphens/>
              <w:ind w:left="360"/>
              <w:jc w:val="center"/>
              <w:rPr>
                <w:rFonts w:ascii="Arial" w:hAnsi="Arial" w:cs="Arial"/>
                <w:color w:val="000000" w:themeColor="text1"/>
                <w:sz w:val="20"/>
                <w:szCs w:val="20"/>
              </w:rPr>
            </w:pPr>
            <w:r>
              <w:rPr>
                <w:rFonts w:ascii="Arial" w:hAnsi="Arial" w:cs="Arial"/>
                <w:color w:val="000000" w:themeColor="text1"/>
                <w:sz w:val="20"/>
                <w:szCs w:val="20"/>
              </w:rPr>
              <w:t>&lt;</w:t>
            </w:r>
            <w:proofErr w:type="spellStart"/>
            <w:r>
              <w:rPr>
                <w:rFonts w:ascii="Arial" w:hAnsi="Arial" w:cs="Arial"/>
                <w:color w:val="000000" w:themeColor="text1"/>
                <w:sz w:val="20"/>
                <w:szCs w:val="20"/>
              </w:rPr>
              <w:t>email_address</w:t>
            </w:r>
            <w:proofErr w:type="spellEnd"/>
            <w:r>
              <w:rPr>
                <w:rFonts w:ascii="Arial" w:hAnsi="Arial" w:cs="Arial"/>
                <w:color w:val="000000" w:themeColor="text1"/>
                <w:sz w:val="20"/>
                <w:szCs w:val="20"/>
              </w:rPr>
              <w:t>&gt;</w:t>
            </w:r>
          </w:p>
        </w:tc>
      </w:tr>
      <w:tr w:rsidR="00F56354" w:rsidRPr="00A07822" w14:paraId="0FFA6384" w14:textId="77777777" w:rsidTr="00CF6C3C">
        <w:trPr>
          <w:trHeight w:val="377"/>
        </w:trPr>
        <w:tc>
          <w:tcPr>
            <w:tcW w:w="2147" w:type="dxa"/>
            <w:tcBorders>
              <w:top w:val="nil"/>
              <w:left w:val="single" w:sz="8" w:space="0" w:color="000000"/>
              <w:bottom w:val="single" w:sz="8" w:space="0" w:color="000000"/>
              <w:right w:val="single" w:sz="8" w:space="0" w:color="000000"/>
            </w:tcBorders>
          </w:tcPr>
          <w:p w14:paraId="788C105A" w14:textId="77777777" w:rsidR="00F56354" w:rsidRDefault="00F56354" w:rsidP="00F56354">
            <w:pPr>
              <w:suppressAutoHyphens/>
              <w:jc w:val="center"/>
              <w:rPr>
                <w:rFonts w:ascii="Arial" w:hAnsi="Arial" w:cs="Arial"/>
                <w:color w:val="000000" w:themeColor="text1"/>
                <w:sz w:val="20"/>
                <w:szCs w:val="20"/>
              </w:rPr>
            </w:pPr>
            <w:r>
              <w:rPr>
                <w:rFonts w:ascii="Arial" w:hAnsi="Arial" w:cs="Arial"/>
                <w:color w:val="000000" w:themeColor="text1"/>
                <w:sz w:val="20"/>
                <w:szCs w:val="20"/>
              </w:rPr>
              <w:t>&lt;</w:t>
            </w:r>
            <w:proofErr w:type="spellStart"/>
            <w:r>
              <w:rPr>
                <w:rFonts w:ascii="Arial" w:hAnsi="Arial" w:cs="Arial"/>
                <w:color w:val="000000" w:themeColor="text1"/>
                <w:sz w:val="20"/>
                <w:szCs w:val="20"/>
              </w:rPr>
              <w:t>email_address</w:t>
            </w:r>
            <w:proofErr w:type="spellEnd"/>
            <w:r>
              <w:rPr>
                <w:rFonts w:ascii="Arial" w:hAnsi="Arial" w:cs="Arial"/>
                <w:color w:val="000000" w:themeColor="text1"/>
                <w:sz w:val="20"/>
                <w:szCs w:val="20"/>
              </w:rPr>
              <w:t>&gt;</w:t>
            </w:r>
          </w:p>
        </w:tc>
        <w:tc>
          <w:tcPr>
            <w:tcW w:w="3090" w:type="dxa"/>
            <w:tcBorders>
              <w:top w:val="nil"/>
              <w:left w:val="single" w:sz="8" w:space="0" w:color="000000"/>
              <w:bottom w:val="single" w:sz="8" w:space="0" w:color="000000"/>
              <w:right w:val="single" w:sz="8" w:space="0" w:color="000000"/>
            </w:tcBorders>
            <w:shd w:val="clear" w:color="auto" w:fill="auto"/>
          </w:tcPr>
          <w:p w14:paraId="305C41CF" w14:textId="77777777" w:rsidR="00F56354" w:rsidRDefault="00F56354" w:rsidP="00F56354">
            <w:pPr>
              <w:suppressAutoHyphens/>
              <w:jc w:val="center"/>
              <w:rPr>
                <w:rFonts w:ascii="Arial" w:hAnsi="Arial" w:cs="Arial"/>
                <w:sz w:val="20"/>
                <w:szCs w:val="20"/>
              </w:rPr>
            </w:pPr>
            <w:r>
              <w:rPr>
                <w:rFonts w:ascii="Arial" w:hAnsi="Arial" w:cs="Arial"/>
                <w:sz w:val="20"/>
                <w:szCs w:val="20"/>
              </w:rPr>
              <w:t>Protect Read Only</w:t>
            </w:r>
          </w:p>
        </w:tc>
        <w:tc>
          <w:tcPr>
            <w:tcW w:w="3458" w:type="dxa"/>
            <w:tcBorders>
              <w:top w:val="nil"/>
              <w:left w:val="nil"/>
              <w:bottom w:val="single" w:sz="8" w:space="0" w:color="000000"/>
              <w:right w:val="single" w:sz="8" w:space="0" w:color="000000"/>
            </w:tcBorders>
            <w:shd w:val="clear" w:color="auto" w:fill="auto"/>
          </w:tcPr>
          <w:p w14:paraId="5E557871" w14:textId="77777777" w:rsidR="00F56354" w:rsidRDefault="00F56354" w:rsidP="00F56354">
            <w:pPr>
              <w:pStyle w:val="ListParagraph"/>
              <w:suppressAutoHyphens/>
              <w:ind w:left="360"/>
              <w:jc w:val="center"/>
              <w:rPr>
                <w:rFonts w:ascii="Arial" w:hAnsi="Arial" w:cs="Arial"/>
                <w:color w:val="000000" w:themeColor="text1"/>
                <w:sz w:val="20"/>
                <w:szCs w:val="20"/>
              </w:rPr>
            </w:pPr>
            <w:r>
              <w:rPr>
                <w:rFonts w:ascii="Arial" w:hAnsi="Arial" w:cs="Arial"/>
                <w:color w:val="000000" w:themeColor="text1"/>
                <w:sz w:val="20"/>
                <w:szCs w:val="20"/>
              </w:rPr>
              <w:t>&lt;</w:t>
            </w:r>
            <w:proofErr w:type="spellStart"/>
            <w:r>
              <w:rPr>
                <w:rFonts w:ascii="Arial" w:hAnsi="Arial" w:cs="Arial"/>
                <w:color w:val="000000" w:themeColor="text1"/>
                <w:sz w:val="20"/>
                <w:szCs w:val="20"/>
              </w:rPr>
              <w:t>email_address</w:t>
            </w:r>
            <w:proofErr w:type="spellEnd"/>
            <w:r>
              <w:rPr>
                <w:rFonts w:ascii="Arial" w:hAnsi="Arial" w:cs="Arial"/>
                <w:color w:val="000000" w:themeColor="text1"/>
                <w:sz w:val="20"/>
                <w:szCs w:val="20"/>
              </w:rPr>
              <w:t>&gt;</w:t>
            </w:r>
          </w:p>
        </w:tc>
      </w:tr>
      <w:tr w:rsidR="00F56354" w:rsidRPr="00A07822" w14:paraId="3F3696C1" w14:textId="77777777" w:rsidTr="00CF6C3C">
        <w:trPr>
          <w:trHeight w:val="377"/>
        </w:trPr>
        <w:tc>
          <w:tcPr>
            <w:tcW w:w="2147" w:type="dxa"/>
            <w:tcBorders>
              <w:top w:val="nil"/>
              <w:left w:val="single" w:sz="8" w:space="0" w:color="000000"/>
              <w:bottom w:val="single" w:sz="8" w:space="0" w:color="000000"/>
              <w:right w:val="single" w:sz="8" w:space="0" w:color="000000"/>
            </w:tcBorders>
          </w:tcPr>
          <w:p w14:paraId="13C877FA" w14:textId="77777777" w:rsidR="00F56354" w:rsidRDefault="00F56354" w:rsidP="00F56354">
            <w:pPr>
              <w:suppressAutoHyphens/>
              <w:jc w:val="center"/>
              <w:rPr>
                <w:rFonts w:ascii="Arial" w:hAnsi="Arial" w:cs="Arial"/>
                <w:color w:val="000000" w:themeColor="text1"/>
                <w:sz w:val="20"/>
                <w:szCs w:val="20"/>
              </w:rPr>
            </w:pPr>
            <w:r>
              <w:rPr>
                <w:rFonts w:ascii="Arial" w:hAnsi="Arial" w:cs="Arial"/>
                <w:color w:val="000000" w:themeColor="text1"/>
                <w:sz w:val="20"/>
                <w:szCs w:val="20"/>
              </w:rPr>
              <w:t>&lt;</w:t>
            </w:r>
            <w:proofErr w:type="spellStart"/>
            <w:r>
              <w:rPr>
                <w:rFonts w:ascii="Arial" w:hAnsi="Arial" w:cs="Arial"/>
                <w:color w:val="000000" w:themeColor="text1"/>
                <w:sz w:val="20"/>
                <w:szCs w:val="20"/>
              </w:rPr>
              <w:t>email_address</w:t>
            </w:r>
            <w:proofErr w:type="spellEnd"/>
            <w:r>
              <w:rPr>
                <w:rFonts w:ascii="Arial" w:hAnsi="Arial" w:cs="Arial"/>
                <w:color w:val="000000" w:themeColor="text1"/>
                <w:sz w:val="20"/>
                <w:szCs w:val="20"/>
              </w:rPr>
              <w:t>&gt;</w:t>
            </w:r>
          </w:p>
        </w:tc>
        <w:tc>
          <w:tcPr>
            <w:tcW w:w="3090" w:type="dxa"/>
            <w:tcBorders>
              <w:top w:val="nil"/>
              <w:left w:val="single" w:sz="8" w:space="0" w:color="000000"/>
              <w:bottom w:val="single" w:sz="8" w:space="0" w:color="000000"/>
              <w:right w:val="single" w:sz="8" w:space="0" w:color="000000"/>
            </w:tcBorders>
            <w:shd w:val="clear" w:color="auto" w:fill="auto"/>
          </w:tcPr>
          <w:p w14:paraId="0CAF6E11" w14:textId="77777777" w:rsidR="00F56354" w:rsidRDefault="00F56354" w:rsidP="00F56354">
            <w:pPr>
              <w:suppressAutoHyphens/>
              <w:jc w:val="center"/>
              <w:rPr>
                <w:rFonts w:ascii="Arial" w:hAnsi="Arial" w:cs="Arial"/>
                <w:sz w:val="20"/>
                <w:szCs w:val="20"/>
              </w:rPr>
            </w:pPr>
            <w:r>
              <w:rPr>
                <w:rFonts w:ascii="Arial" w:hAnsi="Arial" w:cs="Arial"/>
                <w:sz w:val="20"/>
                <w:szCs w:val="20"/>
              </w:rPr>
              <w:t>Investigate Read Only</w:t>
            </w:r>
          </w:p>
        </w:tc>
        <w:tc>
          <w:tcPr>
            <w:tcW w:w="3458" w:type="dxa"/>
            <w:tcBorders>
              <w:top w:val="nil"/>
              <w:left w:val="nil"/>
              <w:bottom w:val="single" w:sz="8" w:space="0" w:color="000000"/>
              <w:right w:val="single" w:sz="8" w:space="0" w:color="000000"/>
            </w:tcBorders>
            <w:shd w:val="clear" w:color="auto" w:fill="auto"/>
          </w:tcPr>
          <w:p w14:paraId="411E3726" w14:textId="77777777" w:rsidR="00F56354" w:rsidRDefault="00F56354" w:rsidP="00F56354">
            <w:pPr>
              <w:pStyle w:val="ListParagraph"/>
              <w:suppressAutoHyphens/>
              <w:ind w:left="360"/>
              <w:jc w:val="center"/>
              <w:rPr>
                <w:rFonts w:ascii="Arial" w:hAnsi="Arial" w:cs="Arial"/>
                <w:color w:val="000000" w:themeColor="text1"/>
                <w:sz w:val="20"/>
                <w:szCs w:val="20"/>
              </w:rPr>
            </w:pPr>
            <w:r>
              <w:rPr>
                <w:rFonts w:ascii="Arial" w:hAnsi="Arial" w:cs="Arial"/>
                <w:color w:val="000000" w:themeColor="text1"/>
                <w:sz w:val="20"/>
                <w:szCs w:val="20"/>
              </w:rPr>
              <w:t>&lt;</w:t>
            </w:r>
            <w:proofErr w:type="spellStart"/>
            <w:r>
              <w:rPr>
                <w:rFonts w:ascii="Arial" w:hAnsi="Arial" w:cs="Arial"/>
                <w:color w:val="000000" w:themeColor="text1"/>
                <w:sz w:val="20"/>
                <w:szCs w:val="20"/>
              </w:rPr>
              <w:t>email_address</w:t>
            </w:r>
            <w:proofErr w:type="spellEnd"/>
            <w:r>
              <w:rPr>
                <w:rFonts w:ascii="Arial" w:hAnsi="Arial" w:cs="Arial"/>
                <w:color w:val="000000" w:themeColor="text1"/>
                <w:sz w:val="20"/>
                <w:szCs w:val="20"/>
              </w:rPr>
              <w:t>&gt;</w:t>
            </w:r>
          </w:p>
        </w:tc>
      </w:tr>
      <w:tr w:rsidR="00F56354" w:rsidRPr="00A07822" w14:paraId="5C397EBD" w14:textId="77777777" w:rsidTr="00CF6C3C">
        <w:trPr>
          <w:trHeight w:val="377"/>
        </w:trPr>
        <w:tc>
          <w:tcPr>
            <w:tcW w:w="2147" w:type="dxa"/>
            <w:tcBorders>
              <w:top w:val="nil"/>
              <w:left w:val="single" w:sz="8" w:space="0" w:color="000000"/>
              <w:bottom w:val="single" w:sz="8" w:space="0" w:color="000000"/>
              <w:right w:val="single" w:sz="8" w:space="0" w:color="000000"/>
            </w:tcBorders>
          </w:tcPr>
          <w:p w14:paraId="2C423DCF" w14:textId="77777777" w:rsidR="00F56354" w:rsidRPr="004152B9" w:rsidRDefault="00F56354" w:rsidP="00F56354">
            <w:pPr>
              <w:suppressAutoHyphens/>
              <w:jc w:val="center"/>
              <w:rPr>
                <w:rFonts w:ascii="Arial" w:hAnsi="Arial" w:cs="Arial"/>
                <w:color w:val="000000" w:themeColor="text1"/>
                <w:sz w:val="20"/>
                <w:szCs w:val="20"/>
              </w:rPr>
            </w:pPr>
            <w:r>
              <w:rPr>
                <w:rFonts w:ascii="Arial" w:hAnsi="Arial" w:cs="Arial"/>
                <w:color w:val="000000" w:themeColor="text1"/>
                <w:sz w:val="20"/>
                <w:szCs w:val="20"/>
              </w:rPr>
              <w:t>&lt;</w:t>
            </w:r>
            <w:proofErr w:type="spellStart"/>
            <w:r>
              <w:rPr>
                <w:rFonts w:ascii="Arial" w:hAnsi="Arial" w:cs="Arial"/>
                <w:color w:val="000000" w:themeColor="text1"/>
                <w:sz w:val="20"/>
                <w:szCs w:val="20"/>
              </w:rPr>
              <w:t>email_address</w:t>
            </w:r>
            <w:proofErr w:type="spellEnd"/>
            <w:r>
              <w:rPr>
                <w:rFonts w:ascii="Arial" w:hAnsi="Arial" w:cs="Arial"/>
                <w:color w:val="000000" w:themeColor="text1"/>
                <w:sz w:val="20"/>
                <w:szCs w:val="20"/>
              </w:rPr>
              <w:t>&gt;</w:t>
            </w:r>
          </w:p>
        </w:tc>
        <w:tc>
          <w:tcPr>
            <w:tcW w:w="3090" w:type="dxa"/>
            <w:tcBorders>
              <w:top w:val="nil"/>
              <w:left w:val="single" w:sz="8" w:space="0" w:color="000000"/>
              <w:bottom w:val="single" w:sz="8" w:space="0" w:color="000000"/>
              <w:right w:val="single" w:sz="8" w:space="0" w:color="000000"/>
            </w:tcBorders>
            <w:shd w:val="clear" w:color="auto" w:fill="auto"/>
          </w:tcPr>
          <w:p w14:paraId="044A03EC" w14:textId="77777777" w:rsidR="00F56354" w:rsidRPr="004152B9" w:rsidRDefault="00F56354" w:rsidP="00F56354">
            <w:pPr>
              <w:suppressAutoHyphens/>
              <w:jc w:val="center"/>
              <w:rPr>
                <w:rFonts w:ascii="Arial" w:hAnsi="Arial" w:cs="Arial"/>
                <w:sz w:val="20"/>
                <w:szCs w:val="20"/>
              </w:rPr>
            </w:pPr>
            <w:r>
              <w:rPr>
                <w:rFonts w:ascii="Arial" w:hAnsi="Arial" w:cs="Arial"/>
                <w:sz w:val="20"/>
                <w:szCs w:val="20"/>
              </w:rPr>
              <w:t>User</w:t>
            </w:r>
          </w:p>
        </w:tc>
        <w:tc>
          <w:tcPr>
            <w:tcW w:w="3458" w:type="dxa"/>
            <w:tcBorders>
              <w:top w:val="nil"/>
              <w:left w:val="nil"/>
              <w:bottom w:val="single" w:sz="8" w:space="0" w:color="000000"/>
              <w:right w:val="single" w:sz="8" w:space="0" w:color="000000"/>
            </w:tcBorders>
            <w:shd w:val="clear" w:color="auto" w:fill="auto"/>
          </w:tcPr>
          <w:p w14:paraId="2685206B" w14:textId="77777777" w:rsidR="00F56354" w:rsidRPr="004152B9" w:rsidRDefault="00F56354" w:rsidP="00F56354">
            <w:pPr>
              <w:pStyle w:val="ListParagraph"/>
              <w:suppressAutoHyphens/>
              <w:ind w:left="360"/>
              <w:jc w:val="center"/>
              <w:rPr>
                <w:rFonts w:ascii="Arial" w:hAnsi="Arial" w:cs="Arial"/>
                <w:color w:val="000000" w:themeColor="text1"/>
                <w:sz w:val="20"/>
                <w:szCs w:val="20"/>
              </w:rPr>
            </w:pPr>
            <w:r>
              <w:rPr>
                <w:rFonts w:ascii="Arial" w:hAnsi="Arial" w:cs="Arial"/>
                <w:color w:val="000000" w:themeColor="text1"/>
                <w:sz w:val="20"/>
                <w:szCs w:val="20"/>
              </w:rPr>
              <w:t>&lt;</w:t>
            </w:r>
            <w:proofErr w:type="spellStart"/>
            <w:r>
              <w:rPr>
                <w:rFonts w:ascii="Arial" w:hAnsi="Arial" w:cs="Arial"/>
                <w:color w:val="000000" w:themeColor="text1"/>
                <w:sz w:val="20"/>
                <w:szCs w:val="20"/>
              </w:rPr>
              <w:t>email_address</w:t>
            </w:r>
            <w:proofErr w:type="spellEnd"/>
            <w:r>
              <w:rPr>
                <w:rFonts w:ascii="Arial" w:hAnsi="Arial" w:cs="Arial"/>
                <w:color w:val="000000" w:themeColor="text1"/>
                <w:sz w:val="20"/>
                <w:szCs w:val="20"/>
              </w:rPr>
              <w:t>&gt;</w:t>
            </w:r>
          </w:p>
        </w:tc>
      </w:tr>
    </w:tbl>
    <w:p w14:paraId="24BFF8A5" w14:textId="32C17924" w:rsidR="00DD16DF" w:rsidRDefault="00DD16DF" w:rsidP="00BA3009">
      <w:pPr>
        <w:suppressAutoHyphens/>
        <w:jc w:val="center"/>
        <w:rPr>
          <w:rFonts w:ascii="Arial" w:hAnsi="Arial" w:cs="Arial"/>
          <w:i/>
          <w:sz w:val="20"/>
          <w:szCs w:val="20"/>
        </w:rPr>
      </w:pPr>
    </w:p>
    <w:p w14:paraId="4351217C" w14:textId="77777777" w:rsidR="00DD16DF" w:rsidRDefault="00DD16DF">
      <w:pPr>
        <w:jc w:val="left"/>
        <w:rPr>
          <w:rFonts w:ascii="Arial" w:hAnsi="Arial" w:cs="Arial"/>
          <w:i/>
          <w:sz w:val="20"/>
          <w:szCs w:val="20"/>
        </w:rPr>
      </w:pPr>
      <w:r>
        <w:rPr>
          <w:rFonts w:ascii="Arial" w:hAnsi="Arial" w:cs="Arial"/>
          <w:i/>
          <w:sz w:val="20"/>
          <w:szCs w:val="20"/>
        </w:rPr>
        <w:br w:type="page"/>
      </w:r>
    </w:p>
    <w:p w14:paraId="73B29F90" w14:textId="2A93D4E5" w:rsidR="004B1AEA" w:rsidRPr="00905497" w:rsidRDefault="00CF6C3C" w:rsidP="0006320E">
      <w:pPr>
        <w:pStyle w:val="Heading2"/>
        <w:numPr>
          <w:ilvl w:val="1"/>
          <w:numId w:val="14"/>
        </w:numPr>
        <w:suppressAutoHyphens/>
        <w:rPr>
          <w:rFonts w:ascii="Arial" w:hAnsi="Arial" w:cs="Arial"/>
        </w:rPr>
      </w:pPr>
      <w:bookmarkStart w:id="227" w:name="_Toc510361015"/>
      <w:bookmarkStart w:id="228" w:name="_Toc525115118"/>
      <w:r>
        <w:rPr>
          <w:rFonts w:ascii="Arial" w:hAnsi="Arial" w:cs="Arial"/>
        </w:rPr>
        <w:lastRenderedPageBreak/>
        <w:t>Policies</w:t>
      </w:r>
      <w:bookmarkEnd w:id="227"/>
      <w:bookmarkEnd w:id="228"/>
    </w:p>
    <w:p w14:paraId="7152A8CD" w14:textId="3FB096F7" w:rsidR="000B56E0" w:rsidRDefault="000B56E0" w:rsidP="000F722C">
      <w:pPr>
        <w:suppressAutoHyphens/>
        <w:rPr>
          <w:rFonts w:ascii="Arial" w:hAnsi="Arial" w:cs="Arial"/>
        </w:rPr>
      </w:pPr>
    </w:p>
    <w:p w14:paraId="749C4D08" w14:textId="475D9EBA" w:rsidR="007F7FA3" w:rsidRDefault="007F7FA3" w:rsidP="007F7FA3">
      <w:pPr>
        <w:suppressAutoHyphens/>
        <w:ind w:left="2160"/>
        <w:rPr>
          <w:rFonts w:ascii="Arial" w:hAnsi="Arial" w:cs="Arial"/>
        </w:rPr>
      </w:pPr>
      <w:r>
        <w:rPr>
          <w:rFonts w:ascii="Arial" w:hAnsi="Arial" w:cs="Arial"/>
        </w:rPr>
        <w:t xml:space="preserve">TBD – SMWE BA  </w:t>
      </w:r>
      <w:proofErr w:type="gramStart"/>
      <w:r>
        <w:rPr>
          <w:rFonts w:ascii="Arial" w:hAnsi="Arial" w:cs="Arial"/>
        </w:rPr>
        <w:t xml:space="preserve">   (</w:t>
      </w:r>
      <w:proofErr w:type="gramEnd"/>
      <w:r>
        <w:rPr>
          <w:rFonts w:ascii="Arial" w:hAnsi="Arial" w:cs="Arial"/>
        </w:rPr>
        <w:t>Action item in MoM to Altria\SMWE)</w:t>
      </w:r>
    </w:p>
    <w:p w14:paraId="6B083EA4" w14:textId="77777777" w:rsidR="007F7FA3" w:rsidRPr="00905497" w:rsidRDefault="007F7FA3" w:rsidP="007F7FA3">
      <w:pPr>
        <w:suppressAutoHyphens/>
        <w:ind w:left="2160"/>
        <w:rPr>
          <w:rFonts w:ascii="Arial" w:hAnsi="Arial" w:cs="Arial"/>
        </w:rPr>
      </w:pPr>
    </w:p>
    <w:p w14:paraId="0B22A554" w14:textId="77777777" w:rsidR="004B1AEA" w:rsidRPr="00905497" w:rsidRDefault="004B1AEA" w:rsidP="0006320E">
      <w:pPr>
        <w:pStyle w:val="Heading2"/>
        <w:numPr>
          <w:ilvl w:val="1"/>
          <w:numId w:val="14"/>
        </w:numPr>
        <w:suppressAutoHyphens/>
        <w:rPr>
          <w:rFonts w:ascii="Arial" w:hAnsi="Arial" w:cs="Arial"/>
        </w:rPr>
      </w:pPr>
      <w:bookmarkStart w:id="229" w:name="_Toc510361016"/>
      <w:bookmarkStart w:id="230" w:name="_Toc525115119"/>
      <w:r w:rsidRPr="00905497">
        <w:rPr>
          <w:rFonts w:ascii="Arial" w:hAnsi="Arial" w:cs="Arial"/>
        </w:rPr>
        <w:t>Reports</w:t>
      </w:r>
      <w:bookmarkEnd w:id="229"/>
      <w:bookmarkEnd w:id="230"/>
    </w:p>
    <w:p w14:paraId="4B2D4DDF" w14:textId="7F363674" w:rsidR="000E6C55" w:rsidRDefault="000E6C55" w:rsidP="000F722C">
      <w:pPr>
        <w:pStyle w:val="ListParagraph"/>
        <w:suppressAutoHyphens/>
        <w:ind w:left="810"/>
        <w:rPr>
          <w:rFonts w:ascii="Arial" w:hAnsi="Arial" w:cs="Arial"/>
          <w:sz w:val="20"/>
          <w:szCs w:val="20"/>
        </w:rPr>
      </w:pPr>
    </w:p>
    <w:tbl>
      <w:tblPr>
        <w:tblStyle w:val="TableGrid"/>
        <w:tblW w:w="0" w:type="auto"/>
        <w:tblInd w:w="810" w:type="dxa"/>
        <w:tblLook w:val="04A0" w:firstRow="1" w:lastRow="0" w:firstColumn="1" w:lastColumn="0" w:noHBand="0" w:noVBand="1"/>
      </w:tblPr>
      <w:tblGrid>
        <w:gridCol w:w="3415"/>
        <w:gridCol w:w="5125"/>
      </w:tblGrid>
      <w:tr w:rsidR="006E4B2C" w14:paraId="6A9EC5A8" w14:textId="77777777" w:rsidTr="00ED205E">
        <w:tc>
          <w:tcPr>
            <w:tcW w:w="3415" w:type="dxa"/>
            <w:shd w:val="clear" w:color="auto" w:fill="C4BC96" w:themeFill="background2" w:themeFillShade="BF"/>
          </w:tcPr>
          <w:p w14:paraId="2411535B" w14:textId="01504365" w:rsidR="00883E7E" w:rsidRPr="004B3042" w:rsidRDefault="00D165B8" w:rsidP="004B3042">
            <w:pPr>
              <w:pStyle w:val="ListParagraph"/>
              <w:suppressAutoHyphens/>
              <w:ind w:left="0"/>
              <w:jc w:val="center"/>
              <w:rPr>
                <w:rFonts w:ascii="Arial" w:hAnsi="Arial" w:cs="Arial"/>
                <w:b/>
                <w:sz w:val="20"/>
                <w:szCs w:val="20"/>
              </w:rPr>
            </w:pPr>
            <w:r>
              <w:rPr>
                <w:rFonts w:ascii="Arial" w:hAnsi="Arial" w:cs="Arial"/>
                <w:b/>
                <w:sz w:val="20"/>
                <w:szCs w:val="20"/>
              </w:rPr>
              <w:t>Report</w:t>
            </w:r>
          </w:p>
        </w:tc>
        <w:tc>
          <w:tcPr>
            <w:tcW w:w="5125" w:type="dxa"/>
            <w:shd w:val="clear" w:color="auto" w:fill="C4BC96" w:themeFill="background2" w:themeFillShade="BF"/>
          </w:tcPr>
          <w:p w14:paraId="47B7A0C0" w14:textId="77777777" w:rsidR="00883E7E" w:rsidRPr="004B3042" w:rsidRDefault="00CC66A8" w:rsidP="004B3042">
            <w:pPr>
              <w:pStyle w:val="ListParagraph"/>
              <w:suppressAutoHyphens/>
              <w:ind w:left="0"/>
              <w:jc w:val="center"/>
              <w:rPr>
                <w:rFonts w:ascii="Arial" w:hAnsi="Arial" w:cs="Arial"/>
                <w:b/>
                <w:sz w:val="20"/>
                <w:szCs w:val="20"/>
              </w:rPr>
            </w:pPr>
            <w:r>
              <w:rPr>
                <w:rFonts w:ascii="Arial" w:hAnsi="Arial" w:cs="Arial"/>
                <w:b/>
                <w:sz w:val="20"/>
                <w:szCs w:val="20"/>
              </w:rPr>
              <w:t>Description</w:t>
            </w:r>
          </w:p>
        </w:tc>
      </w:tr>
      <w:tr w:rsidR="00301A85" w14:paraId="798F51F8" w14:textId="77777777" w:rsidTr="00ED205E">
        <w:tc>
          <w:tcPr>
            <w:tcW w:w="3415" w:type="dxa"/>
          </w:tcPr>
          <w:p w14:paraId="6811AB0D" w14:textId="07A64AF3" w:rsidR="00883E7E" w:rsidRPr="00CC66A8" w:rsidRDefault="007F7FA3" w:rsidP="00ED205E">
            <w:pPr>
              <w:pStyle w:val="ListParagraph"/>
              <w:suppressAutoHyphens/>
              <w:ind w:left="0"/>
              <w:jc w:val="left"/>
              <w:rPr>
                <w:rFonts w:ascii="Arial" w:hAnsi="Arial" w:cs="Arial"/>
                <w:sz w:val="16"/>
                <w:szCs w:val="20"/>
              </w:rPr>
            </w:pPr>
            <w:r>
              <w:rPr>
                <w:rFonts w:ascii="Arial" w:hAnsi="Arial" w:cs="Arial"/>
                <w:sz w:val="16"/>
                <w:szCs w:val="20"/>
              </w:rPr>
              <w:t>Termination Report</w:t>
            </w:r>
          </w:p>
        </w:tc>
        <w:tc>
          <w:tcPr>
            <w:tcW w:w="5125" w:type="dxa"/>
          </w:tcPr>
          <w:p w14:paraId="08DBF694" w14:textId="572BA047" w:rsidR="00883E7E" w:rsidRPr="00CC66A8" w:rsidRDefault="007F7FA3" w:rsidP="00301A85">
            <w:pPr>
              <w:rPr>
                <w:rFonts w:ascii="Arial" w:eastAsia="Times New Roman" w:hAnsi="Arial" w:cs="Arial"/>
                <w:color w:val="000000"/>
                <w:sz w:val="16"/>
                <w:szCs w:val="20"/>
                <w:lang w:eastAsia="en-US"/>
              </w:rPr>
            </w:pPr>
            <w:r>
              <w:rPr>
                <w:rFonts w:ascii="Arial" w:eastAsia="Times New Roman" w:hAnsi="Arial" w:cs="Arial"/>
                <w:color w:val="000000"/>
                <w:sz w:val="16"/>
                <w:szCs w:val="20"/>
                <w:lang w:eastAsia="en-US"/>
              </w:rPr>
              <w:t>All user types including Employees, Contractors</w:t>
            </w:r>
          </w:p>
        </w:tc>
      </w:tr>
      <w:tr w:rsidR="007F7FA3" w14:paraId="179E084D" w14:textId="77777777" w:rsidTr="00ED205E">
        <w:tc>
          <w:tcPr>
            <w:tcW w:w="3415" w:type="dxa"/>
          </w:tcPr>
          <w:p w14:paraId="1387C5BC" w14:textId="4BBF9144" w:rsidR="007F7FA3" w:rsidRDefault="007F7FA3" w:rsidP="00ED205E">
            <w:pPr>
              <w:pStyle w:val="ListParagraph"/>
              <w:suppressAutoHyphens/>
              <w:ind w:left="0"/>
              <w:jc w:val="left"/>
              <w:rPr>
                <w:rFonts w:ascii="Arial" w:hAnsi="Arial" w:cs="Arial"/>
                <w:sz w:val="16"/>
                <w:szCs w:val="20"/>
              </w:rPr>
            </w:pPr>
            <w:r>
              <w:rPr>
                <w:rFonts w:ascii="Arial" w:hAnsi="Arial" w:cs="Arial"/>
                <w:sz w:val="16"/>
                <w:szCs w:val="20"/>
              </w:rPr>
              <w:t>Sox Control Report</w:t>
            </w:r>
          </w:p>
        </w:tc>
        <w:tc>
          <w:tcPr>
            <w:tcW w:w="5125" w:type="dxa"/>
          </w:tcPr>
          <w:p w14:paraId="5AB973D8" w14:textId="16379A99" w:rsidR="007F7FA3" w:rsidRPr="00CC66A8" w:rsidRDefault="007F7FA3" w:rsidP="00301A85">
            <w:pPr>
              <w:rPr>
                <w:rFonts w:ascii="Arial" w:eastAsia="Times New Roman" w:hAnsi="Arial" w:cs="Arial"/>
                <w:color w:val="000000"/>
                <w:sz w:val="16"/>
                <w:szCs w:val="20"/>
                <w:lang w:eastAsia="en-US"/>
              </w:rPr>
            </w:pPr>
            <w:r>
              <w:rPr>
                <w:rFonts w:ascii="Arial" w:eastAsia="Times New Roman" w:hAnsi="Arial" w:cs="Arial"/>
                <w:color w:val="000000"/>
                <w:sz w:val="16"/>
                <w:szCs w:val="20"/>
                <w:lang w:eastAsia="en-US"/>
              </w:rPr>
              <w:t>JDE</w:t>
            </w:r>
          </w:p>
        </w:tc>
      </w:tr>
      <w:tr w:rsidR="00FD14CD" w14:paraId="241A8C99" w14:textId="77777777" w:rsidTr="00ED205E">
        <w:tc>
          <w:tcPr>
            <w:tcW w:w="3415" w:type="dxa"/>
          </w:tcPr>
          <w:p w14:paraId="5F744AEB" w14:textId="0B3547B4" w:rsidR="00FD14CD" w:rsidRDefault="00FD14CD" w:rsidP="00ED205E">
            <w:pPr>
              <w:pStyle w:val="ListParagraph"/>
              <w:suppressAutoHyphens/>
              <w:ind w:left="0"/>
              <w:jc w:val="left"/>
              <w:rPr>
                <w:rFonts w:ascii="Arial" w:hAnsi="Arial" w:cs="Arial"/>
                <w:sz w:val="16"/>
                <w:szCs w:val="20"/>
              </w:rPr>
            </w:pPr>
            <w:r>
              <w:rPr>
                <w:rFonts w:ascii="Arial" w:hAnsi="Arial" w:cs="Arial"/>
                <w:sz w:val="16"/>
                <w:szCs w:val="20"/>
              </w:rPr>
              <w:t>AD User Group Membership Report</w:t>
            </w:r>
          </w:p>
        </w:tc>
        <w:tc>
          <w:tcPr>
            <w:tcW w:w="5125" w:type="dxa"/>
          </w:tcPr>
          <w:p w14:paraId="0B6B07E5" w14:textId="69BE5D00" w:rsidR="00FD14CD" w:rsidRDefault="00FD14CD" w:rsidP="00301A85">
            <w:pPr>
              <w:rPr>
                <w:rFonts w:ascii="Arial" w:eastAsia="Times New Roman" w:hAnsi="Arial" w:cs="Arial"/>
                <w:color w:val="000000"/>
                <w:sz w:val="16"/>
                <w:szCs w:val="20"/>
                <w:lang w:eastAsia="en-US"/>
              </w:rPr>
            </w:pPr>
            <w:r>
              <w:rPr>
                <w:rFonts w:ascii="Arial" w:eastAsia="Times New Roman" w:hAnsi="Arial" w:cs="Arial"/>
                <w:color w:val="000000"/>
                <w:sz w:val="16"/>
                <w:szCs w:val="20"/>
                <w:lang w:eastAsia="en-US"/>
              </w:rPr>
              <w:t>Group membership of Users</w:t>
            </w:r>
          </w:p>
        </w:tc>
      </w:tr>
      <w:tr w:rsidR="00FD14CD" w14:paraId="295E6C4E" w14:textId="77777777" w:rsidTr="00ED205E">
        <w:tc>
          <w:tcPr>
            <w:tcW w:w="3415" w:type="dxa"/>
          </w:tcPr>
          <w:p w14:paraId="3E088F1B" w14:textId="6FB0501E" w:rsidR="00FD14CD" w:rsidRDefault="00FD14CD" w:rsidP="00ED205E">
            <w:pPr>
              <w:pStyle w:val="ListParagraph"/>
              <w:suppressAutoHyphens/>
              <w:ind w:left="0"/>
              <w:jc w:val="left"/>
              <w:rPr>
                <w:rFonts w:ascii="Arial" w:hAnsi="Arial" w:cs="Arial"/>
                <w:sz w:val="16"/>
                <w:szCs w:val="20"/>
              </w:rPr>
            </w:pPr>
            <w:r>
              <w:rPr>
                <w:rFonts w:ascii="Arial" w:hAnsi="Arial" w:cs="Arial"/>
                <w:sz w:val="16"/>
                <w:szCs w:val="20"/>
              </w:rPr>
              <w:t xml:space="preserve">User based Access Report </w:t>
            </w:r>
          </w:p>
        </w:tc>
        <w:tc>
          <w:tcPr>
            <w:tcW w:w="5125" w:type="dxa"/>
          </w:tcPr>
          <w:p w14:paraId="6966D74C" w14:textId="15813E91" w:rsidR="00FD14CD" w:rsidRDefault="00FD14CD" w:rsidP="00301A85">
            <w:pPr>
              <w:rPr>
                <w:rFonts w:ascii="Arial" w:eastAsia="Times New Roman" w:hAnsi="Arial" w:cs="Arial"/>
                <w:color w:val="000000"/>
                <w:sz w:val="16"/>
                <w:szCs w:val="20"/>
                <w:lang w:eastAsia="en-US"/>
              </w:rPr>
            </w:pPr>
            <w:r>
              <w:rPr>
                <w:rFonts w:ascii="Arial" w:eastAsia="Times New Roman" w:hAnsi="Arial" w:cs="Arial"/>
                <w:color w:val="000000"/>
                <w:sz w:val="16"/>
                <w:szCs w:val="20"/>
                <w:lang w:eastAsia="en-US"/>
              </w:rPr>
              <w:t>All access that a user has</w:t>
            </w:r>
            <w:proofErr w:type="gramStart"/>
            <w:r>
              <w:rPr>
                <w:rFonts w:ascii="Arial" w:eastAsia="Times New Roman" w:hAnsi="Arial" w:cs="Arial"/>
                <w:color w:val="000000"/>
                <w:sz w:val="16"/>
                <w:szCs w:val="20"/>
                <w:lang w:eastAsia="en-US"/>
              </w:rPr>
              <w:t xml:space="preserve">   (</w:t>
            </w:r>
            <w:proofErr w:type="gramEnd"/>
            <w:r>
              <w:rPr>
                <w:rFonts w:ascii="Arial" w:eastAsia="Times New Roman" w:hAnsi="Arial" w:cs="Arial"/>
                <w:color w:val="000000"/>
                <w:sz w:val="16"/>
                <w:szCs w:val="20"/>
                <w:lang w:eastAsia="en-US"/>
              </w:rPr>
              <w:t>in-scope Apps)</w:t>
            </w:r>
          </w:p>
        </w:tc>
      </w:tr>
      <w:tr w:rsidR="00FD14CD" w14:paraId="50E13B6E" w14:textId="77777777" w:rsidTr="00ED205E">
        <w:tc>
          <w:tcPr>
            <w:tcW w:w="3415" w:type="dxa"/>
          </w:tcPr>
          <w:p w14:paraId="100DCC2D" w14:textId="5926D3CF" w:rsidR="00FD14CD" w:rsidRDefault="00FD14CD" w:rsidP="00ED205E">
            <w:pPr>
              <w:pStyle w:val="ListParagraph"/>
              <w:suppressAutoHyphens/>
              <w:ind w:left="0"/>
              <w:jc w:val="left"/>
              <w:rPr>
                <w:rFonts w:ascii="Arial" w:hAnsi="Arial" w:cs="Arial"/>
                <w:sz w:val="16"/>
                <w:szCs w:val="20"/>
              </w:rPr>
            </w:pPr>
            <w:r>
              <w:rPr>
                <w:rFonts w:ascii="Arial" w:hAnsi="Arial" w:cs="Arial"/>
                <w:sz w:val="16"/>
                <w:szCs w:val="20"/>
              </w:rPr>
              <w:t>Application based Access Report</w:t>
            </w:r>
          </w:p>
        </w:tc>
        <w:tc>
          <w:tcPr>
            <w:tcW w:w="5125" w:type="dxa"/>
          </w:tcPr>
          <w:p w14:paraId="7C5E8355" w14:textId="651A4FDA" w:rsidR="00FD14CD" w:rsidRDefault="00FD14CD" w:rsidP="00301A85">
            <w:pPr>
              <w:rPr>
                <w:rFonts w:ascii="Arial" w:eastAsia="Times New Roman" w:hAnsi="Arial" w:cs="Arial"/>
                <w:color w:val="000000"/>
                <w:sz w:val="16"/>
                <w:szCs w:val="20"/>
                <w:lang w:eastAsia="en-US"/>
              </w:rPr>
            </w:pPr>
            <w:r>
              <w:rPr>
                <w:rFonts w:ascii="Arial" w:eastAsia="Times New Roman" w:hAnsi="Arial" w:cs="Arial"/>
                <w:color w:val="000000"/>
                <w:sz w:val="16"/>
                <w:szCs w:val="20"/>
                <w:lang w:eastAsia="en-US"/>
              </w:rPr>
              <w:t xml:space="preserve">All users who have access to the </w:t>
            </w:r>
            <w:proofErr w:type="gramStart"/>
            <w:r>
              <w:rPr>
                <w:rFonts w:ascii="Arial" w:eastAsia="Times New Roman" w:hAnsi="Arial" w:cs="Arial"/>
                <w:color w:val="000000"/>
                <w:sz w:val="16"/>
                <w:szCs w:val="20"/>
                <w:lang w:eastAsia="en-US"/>
              </w:rPr>
              <w:t>particular application</w:t>
            </w:r>
            <w:proofErr w:type="gramEnd"/>
            <w:r>
              <w:rPr>
                <w:rFonts w:ascii="Arial" w:eastAsia="Times New Roman" w:hAnsi="Arial" w:cs="Arial"/>
                <w:color w:val="000000"/>
                <w:sz w:val="16"/>
                <w:szCs w:val="20"/>
                <w:lang w:eastAsia="en-US"/>
              </w:rPr>
              <w:t xml:space="preserve"> (in-scope Apps)</w:t>
            </w:r>
          </w:p>
        </w:tc>
      </w:tr>
    </w:tbl>
    <w:p w14:paraId="0A489EDE" w14:textId="77777777" w:rsidR="00044D1B" w:rsidRDefault="00044D1B">
      <w:pPr>
        <w:jc w:val="left"/>
        <w:rPr>
          <w:rFonts w:ascii="Arial" w:eastAsia="Times New Roman" w:hAnsi="Arial" w:cs="Arial"/>
          <w:sz w:val="20"/>
          <w:szCs w:val="20"/>
        </w:rPr>
      </w:pPr>
    </w:p>
    <w:p w14:paraId="1F036339" w14:textId="77777777" w:rsidR="00044D1B" w:rsidRDefault="00044D1B" w:rsidP="0006320E">
      <w:pPr>
        <w:pStyle w:val="Heading2"/>
        <w:numPr>
          <w:ilvl w:val="1"/>
          <w:numId w:val="14"/>
        </w:numPr>
        <w:suppressAutoHyphens/>
        <w:rPr>
          <w:rFonts w:ascii="Arial" w:hAnsi="Arial" w:cs="Arial"/>
        </w:rPr>
      </w:pPr>
      <w:bookmarkStart w:id="231" w:name="_Toc510361017"/>
      <w:bookmarkStart w:id="232" w:name="_Toc525115120"/>
      <w:r>
        <w:rPr>
          <w:rFonts w:ascii="Arial" w:hAnsi="Arial" w:cs="Arial"/>
        </w:rPr>
        <w:t>Connectivity Diagrams</w:t>
      </w:r>
      <w:bookmarkEnd w:id="231"/>
      <w:bookmarkEnd w:id="232"/>
    </w:p>
    <w:p w14:paraId="63AC3BEA" w14:textId="2AE7189E" w:rsidR="00400C51" w:rsidRPr="00910C00" w:rsidRDefault="00400C51" w:rsidP="00910C00">
      <w:pPr>
        <w:jc w:val="left"/>
        <w:rPr>
          <w:rFonts w:eastAsia="Times New Roman"/>
          <w:szCs w:val="22"/>
        </w:rPr>
      </w:pPr>
    </w:p>
    <w:p w14:paraId="61835E44" w14:textId="77777777" w:rsidR="00EE687C" w:rsidRPr="00905497" w:rsidRDefault="00EE3D54" w:rsidP="0006320E">
      <w:pPr>
        <w:pStyle w:val="Heading1"/>
        <w:numPr>
          <w:ilvl w:val="0"/>
          <w:numId w:val="14"/>
        </w:numPr>
        <w:suppressAutoHyphens/>
        <w:rPr>
          <w:rFonts w:ascii="Arial" w:hAnsi="Arial" w:cs="Arial"/>
        </w:rPr>
      </w:pPr>
      <w:bookmarkStart w:id="233" w:name="_Toc396286482"/>
      <w:bookmarkStart w:id="234" w:name="_Toc510361019"/>
      <w:bookmarkStart w:id="235" w:name="_Toc525115122"/>
      <w:r w:rsidRPr="00905497">
        <w:rPr>
          <w:rFonts w:ascii="Arial" w:hAnsi="Arial" w:cs="Arial"/>
        </w:rPr>
        <w:t>Appendix</w:t>
      </w:r>
      <w:bookmarkEnd w:id="233"/>
      <w:bookmarkEnd w:id="234"/>
      <w:bookmarkEnd w:id="235"/>
    </w:p>
    <w:p w14:paraId="07C443E1" w14:textId="77777777" w:rsidR="00EE687C" w:rsidRPr="00905497" w:rsidRDefault="00EE687C" w:rsidP="000F722C">
      <w:pPr>
        <w:suppressAutoHyphens/>
        <w:rPr>
          <w:rFonts w:ascii="Arial" w:hAnsi="Arial" w:cs="Arial"/>
        </w:rPr>
      </w:pPr>
      <w:bookmarkStart w:id="236" w:name="_Toc396286483"/>
    </w:p>
    <w:p w14:paraId="0F6CB4CE" w14:textId="68B16EFE" w:rsidR="00EE3D54" w:rsidRPr="00905497" w:rsidRDefault="00EE3D54" w:rsidP="0006320E">
      <w:pPr>
        <w:pStyle w:val="Heading2"/>
        <w:numPr>
          <w:ilvl w:val="1"/>
          <w:numId w:val="14"/>
        </w:numPr>
        <w:suppressAutoHyphens/>
        <w:rPr>
          <w:rFonts w:ascii="Arial" w:hAnsi="Arial" w:cs="Arial"/>
        </w:rPr>
      </w:pPr>
      <w:bookmarkStart w:id="237" w:name="_Toc510361020"/>
      <w:bookmarkStart w:id="238" w:name="_Toc525115123"/>
      <w:r w:rsidRPr="00905497">
        <w:rPr>
          <w:rFonts w:ascii="Arial" w:hAnsi="Arial" w:cs="Arial"/>
        </w:rPr>
        <w:t>Definitions</w:t>
      </w:r>
      <w:bookmarkEnd w:id="236"/>
      <w:bookmarkEnd w:id="237"/>
      <w:bookmarkEnd w:id="238"/>
    </w:p>
    <w:p w14:paraId="586100CD" w14:textId="77777777" w:rsidR="00EE3D54" w:rsidRPr="00905497" w:rsidRDefault="00EE3D54" w:rsidP="000F722C">
      <w:pPr>
        <w:suppressAutoHyphens/>
        <w:ind w:left="720"/>
        <w:rPr>
          <w:rFonts w:ascii="Arial" w:hAnsi="Arial" w:cs="Arial"/>
          <w:szCs w:val="22"/>
        </w:rPr>
      </w:pPr>
    </w:p>
    <w:p w14:paraId="1C689AA2" w14:textId="77777777" w:rsidR="00EE3D54" w:rsidRPr="00FE3807" w:rsidRDefault="00EE3D54" w:rsidP="000F722C">
      <w:pPr>
        <w:suppressAutoHyphens/>
        <w:ind w:left="720"/>
        <w:rPr>
          <w:rFonts w:ascii="Arial" w:hAnsi="Arial" w:cs="Arial"/>
          <w:sz w:val="20"/>
          <w:szCs w:val="20"/>
        </w:rPr>
      </w:pPr>
      <w:r w:rsidRPr="00FE3807">
        <w:rPr>
          <w:rFonts w:ascii="Arial" w:hAnsi="Arial" w:cs="Arial"/>
          <w:sz w:val="20"/>
          <w:szCs w:val="20"/>
        </w:rPr>
        <w:t>The following standard definitions are used in this document:</w:t>
      </w:r>
    </w:p>
    <w:p w14:paraId="7400EA60" w14:textId="77777777" w:rsidR="00EE3D54" w:rsidRPr="00FE3807" w:rsidRDefault="00EE3D54" w:rsidP="000F722C">
      <w:pPr>
        <w:suppressAutoHyphens/>
        <w:ind w:left="720"/>
        <w:rPr>
          <w:rFonts w:ascii="Arial" w:hAnsi="Arial" w:cs="Arial"/>
          <w:sz w:val="20"/>
          <w:szCs w:val="20"/>
        </w:rPr>
      </w:pPr>
    </w:p>
    <w:tbl>
      <w:tblPr>
        <w:tblW w:w="8900" w:type="dxa"/>
        <w:tblInd w:w="725" w:type="dxa"/>
        <w:tblLayout w:type="fixed"/>
        <w:tblCellMar>
          <w:left w:w="0" w:type="dxa"/>
          <w:right w:w="0" w:type="dxa"/>
        </w:tblCellMar>
        <w:tblLook w:val="0000" w:firstRow="0" w:lastRow="0" w:firstColumn="0" w:lastColumn="0" w:noHBand="0" w:noVBand="0"/>
      </w:tblPr>
      <w:tblGrid>
        <w:gridCol w:w="2281"/>
        <w:gridCol w:w="6619"/>
      </w:tblGrid>
      <w:tr w:rsidR="00EE3D54" w:rsidRPr="00FE3807" w14:paraId="364F53F8" w14:textId="77777777" w:rsidTr="00874B74">
        <w:trPr>
          <w:trHeight w:hRule="exact" w:val="399"/>
          <w:tblHeader/>
        </w:trPr>
        <w:tc>
          <w:tcPr>
            <w:tcW w:w="2281" w:type="dxa"/>
            <w:tcBorders>
              <w:top w:val="single" w:sz="4" w:space="0" w:color="000000"/>
              <w:left w:val="single" w:sz="4" w:space="0" w:color="000000"/>
              <w:bottom w:val="single" w:sz="4" w:space="0" w:color="000000"/>
            </w:tcBorders>
            <w:shd w:val="clear" w:color="auto" w:fill="D9D9D9"/>
          </w:tcPr>
          <w:p w14:paraId="622C678C" w14:textId="77777777" w:rsidR="00EE3D54" w:rsidRPr="00FE3807" w:rsidRDefault="00EE3D54" w:rsidP="000F722C">
            <w:pPr>
              <w:pStyle w:val="TableParagraph"/>
              <w:tabs>
                <w:tab w:val="right" w:pos="2271"/>
              </w:tabs>
              <w:suppressAutoHyphens/>
              <w:snapToGrid w:val="0"/>
              <w:spacing w:before="40"/>
              <w:ind w:left="104"/>
              <w:jc w:val="center"/>
              <w:rPr>
                <w:rFonts w:ascii="Arial" w:hAnsi="Arial" w:cs="Arial"/>
                <w:b/>
                <w:bCs/>
                <w:sz w:val="20"/>
                <w:szCs w:val="20"/>
              </w:rPr>
            </w:pPr>
            <w:r w:rsidRPr="00FE3807">
              <w:rPr>
                <w:rFonts w:ascii="Arial" w:hAnsi="Arial" w:cs="Arial"/>
                <w:b/>
                <w:bCs/>
                <w:sz w:val="20"/>
                <w:szCs w:val="20"/>
              </w:rPr>
              <w:t>Term</w:t>
            </w:r>
            <w:r w:rsidR="00CE4FAD" w:rsidRPr="00FE3807">
              <w:rPr>
                <w:rFonts w:ascii="Arial" w:hAnsi="Arial" w:cs="Arial"/>
                <w:b/>
                <w:bCs/>
                <w:sz w:val="20"/>
                <w:szCs w:val="20"/>
              </w:rPr>
              <w:tab/>
            </w:r>
          </w:p>
        </w:tc>
        <w:tc>
          <w:tcPr>
            <w:tcW w:w="6619" w:type="dxa"/>
            <w:tcBorders>
              <w:top w:val="single" w:sz="4" w:space="0" w:color="000000"/>
              <w:left w:val="single" w:sz="4" w:space="0" w:color="000000"/>
              <w:bottom w:val="single" w:sz="4" w:space="0" w:color="000000"/>
              <w:right w:val="single" w:sz="4" w:space="0" w:color="000000"/>
            </w:tcBorders>
            <w:shd w:val="clear" w:color="auto" w:fill="D9D9D9"/>
          </w:tcPr>
          <w:p w14:paraId="5C8D5DAB" w14:textId="77777777" w:rsidR="00EE3D54" w:rsidRPr="00FE3807" w:rsidRDefault="00EE3D54" w:rsidP="000F722C">
            <w:pPr>
              <w:pStyle w:val="TableParagraph"/>
              <w:suppressAutoHyphens/>
              <w:snapToGrid w:val="0"/>
              <w:spacing w:before="40"/>
              <w:ind w:left="104"/>
              <w:jc w:val="center"/>
              <w:rPr>
                <w:rFonts w:ascii="Arial" w:hAnsi="Arial" w:cs="Arial"/>
                <w:b/>
                <w:bCs/>
                <w:sz w:val="20"/>
                <w:szCs w:val="20"/>
              </w:rPr>
            </w:pPr>
            <w:r w:rsidRPr="00FE3807">
              <w:rPr>
                <w:rFonts w:ascii="Arial" w:hAnsi="Arial" w:cs="Arial"/>
                <w:b/>
                <w:bCs/>
                <w:sz w:val="20"/>
                <w:szCs w:val="20"/>
              </w:rPr>
              <w:t>Details</w:t>
            </w:r>
          </w:p>
        </w:tc>
      </w:tr>
      <w:tr w:rsidR="00EE3D54" w:rsidRPr="00FE3807" w14:paraId="2559EC4C" w14:textId="77777777" w:rsidTr="00535290">
        <w:trPr>
          <w:trHeight w:hRule="exact" w:val="703"/>
        </w:trPr>
        <w:tc>
          <w:tcPr>
            <w:tcW w:w="2281" w:type="dxa"/>
            <w:tcBorders>
              <w:top w:val="single" w:sz="4" w:space="0" w:color="000000"/>
              <w:left w:val="single" w:sz="4" w:space="0" w:color="000000"/>
              <w:bottom w:val="single" w:sz="4" w:space="0" w:color="000000"/>
            </w:tcBorders>
            <w:shd w:val="clear" w:color="auto" w:fill="auto"/>
          </w:tcPr>
          <w:p w14:paraId="1C552BAF" w14:textId="3CB05D28" w:rsidR="00EE3D54" w:rsidRPr="00FE3807" w:rsidRDefault="00EE3D54" w:rsidP="000F722C">
            <w:pPr>
              <w:pStyle w:val="TableParagraph"/>
              <w:suppressAutoHyphens/>
              <w:snapToGrid w:val="0"/>
              <w:spacing w:before="40"/>
              <w:ind w:left="104"/>
              <w:rPr>
                <w:rFonts w:ascii="Arial" w:hAnsi="Arial" w:cs="Arial"/>
                <w:b/>
                <w:bCs/>
                <w:i/>
                <w:sz w:val="20"/>
                <w:szCs w:val="20"/>
                <w:u w:val="single"/>
              </w:rPr>
            </w:pPr>
          </w:p>
        </w:tc>
        <w:tc>
          <w:tcPr>
            <w:tcW w:w="6619" w:type="dxa"/>
            <w:tcBorders>
              <w:top w:val="single" w:sz="4" w:space="0" w:color="000000"/>
              <w:left w:val="single" w:sz="4" w:space="0" w:color="000000"/>
              <w:bottom w:val="single" w:sz="4" w:space="0" w:color="000000"/>
              <w:right w:val="single" w:sz="4" w:space="0" w:color="000000"/>
            </w:tcBorders>
            <w:shd w:val="clear" w:color="auto" w:fill="auto"/>
          </w:tcPr>
          <w:p w14:paraId="7776D86E" w14:textId="1D5E109F" w:rsidR="00EE3D54" w:rsidRPr="00FE3807" w:rsidRDefault="00EE3D54" w:rsidP="000F722C">
            <w:pPr>
              <w:pStyle w:val="NormalWeb"/>
              <w:suppressAutoHyphens/>
              <w:spacing w:after="0"/>
              <w:rPr>
                <w:rFonts w:ascii="Arial" w:hAnsi="Arial" w:cs="Arial"/>
                <w:i/>
                <w:spacing w:val="1"/>
                <w:sz w:val="20"/>
                <w:szCs w:val="20"/>
              </w:rPr>
            </w:pPr>
          </w:p>
        </w:tc>
      </w:tr>
      <w:tr w:rsidR="000B572E" w:rsidRPr="00FE3807" w14:paraId="108DBEEA" w14:textId="77777777" w:rsidTr="00535290">
        <w:trPr>
          <w:trHeight w:hRule="exact" w:val="721"/>
        </w:trPr>
        <w:tc>
          <w:tcPr>
            <w:tcW w:w="2281" w:type="dxa"/>
            <w:tcBorders>
              <w:top w:val="single" w:sz="4" w:space="0" w:color="000000"/>
              <w:left w:val="single" w:sz="4" w:space="0" w:color="000000"/>
              <w:bottom w:val="single" w:sz="4" w:space="0" w:color="000000"/>
            </w:tcBorders>
            <w:shd w:val="clear" w:color="auto" w:fill="auto"/>
          </w:tcPr>
          <w:p w14:paraId="05CAEEAA" w14:textId="7BEEC221" w:rsidR="000B572E" w:rsidRPr="00FE3807" w:rsidRDefault="000B572E" w:rsidP="000F722C">
            <w:pPr>
              <w:pStyle w:val="TableParagraph"/>
              <w:suppressAutoHyphens/>
              <w:snapToGrid w:val="0"/>
              <w:spacing w:before="40"/>
              <w:ind w:left="104"/>
              <w:rPr>
                <w:rFonts w:ascii="Arial" w:hAnsi="Arial" w:cs="Arial"/>
                <w:b/>
                <w:bCs/>
                <w:i/>
                <w:sz w:val="20"/>
                <w:szCs w:val="20"/>
                <w:u w:val="single"/>
              </w:rPr>
            </w:pPr>
          </w:p>
        </w:tc>
        <w:tc>
          <w:tcPr>
            <w:tcW w:w="6619" w:type="dxa"/>
            <w:tcBorders>
              <w:top w:val="single" w:sz="4" w:space="0" w:color="000000"/>
              <w:left w:val="single" w:sz="4" w:space="0" w:color="000000"/>
              <w:bottom w:val="single" w:sz="4" w:space="0" w:color="000000"/>
              <w:right w:val="single" w:sz="4" w:space="0" w:color="000000"/>
            </w:tcBorders>
            <w:shd w:val="clear" w:color="auto" w:fill="auto"/>
          </w:tcPr>
          <w:p w14:paraId="55329512" w14:textId="54F2A69D" w:rsidR="000B572E" w:rsidRPr="00FE3807" w:rsidRDefault="000B572E" w:rsidP="0033151B">
            <w:pPr>
              <w:pStyle w:val="NormalWeb"/>
              <w:suppressAutoHyphens/>
              <w:snapToGrid w:val="0"/>
              <w:spacing w:before="0"/>
              <w:rPr>
                <w:rFonts w:ascii="Arial" w:hAnsi="Arial" w:cs="Arial"/>
                <w:i/>
                <w:spacing w:val="1"/>
                <w:sz w:val="20"/>
                <w:szCs w:val="20"/>
              </w:rPr>
            </w:pPr>
          </w:p>
        </w:tc>
      </w:tr>
      <w:tr w:rsidR="00F35381" w:rsidRPr="00FE3807" w14:paraId="4F19B5F1" w14:textId="77777777" w:rsidTr="00874B74">
        <w:trPr>
          <w:trHeight w:hRule="exact" w:val="714"/>
        </w:trPr>
        <w:tc>
          <w:tcPr>
            <w:tcW w:w="2281" w:type="dxa"/>
            <w:tcBorders>
              <w:top w:val="single" w:sz="4" w:space="0" w:color="000000"/>
              <w:left w:val="single" w:sz="4" w:space="0" w:color="000000"/>
              <w:bottom w:val="single" w:sz="4" w:space="0" w:color="000000"/>
            </w:tcBorders>
            <w:shd w:val="clear" w:color="auto" w:fill="auto"/>
          </w:tcPr>
          <w:p w14:paraId="28E1D5A6" w14:textId="692788B9" w:rsidR="00F35381" w:rsidRPr="00FE3807" w:rsidRDefault="00F35381" w:rsidP="000F722C">
            <w:pPr>
              <w:pStyle w:val="TableParagraph"/>
              <w:suppressAutoHyphens/>
              <w:snapToGrid w:val="0"/>
              <w:spacing w:before="40"/>
              <w:ind w:left="104"/>
              <w:rPr>
                <w:rFonts w:ascii="Arial" w:hAnsi="Arial" w:cs="Arial"/>
                <w:b/>
                <w:bCs/>
                <w:i/>
                <w:sz w:val="20"/>
                <w:szCs w:val="20"/>
                <w:u w:val="single"/>
              </w:rPr>
            </w:pPr>
          </w:p>
        </w:tc>
        <w:tc>
          <w:tcPr>
            <w:tcW w:w="6619" w:type="dxa"/>
            <w:tcBorders>
              <w:top w:val="single" w:sz="4" w:space="0" w:color="000000"/>
              <w:left w:val="single" w:sz="4" w:space="0" w:color="000000"/>
              <w:bottom w:val="single" w:sz="4" w:space="0" w:color="000000"/>
              <w:right w:val="single" w:sz="4" w:space="0" w:color="000000"/>
            </w:tcBorders>
            <w:shd w:val="clear" w:color="auto" w:fill="auto"/>
          </w:tcPr>
          <w:p w14:paraId="7ACE1572" w14:textId="119A57D0" w:rsidR="00F35381" w:rsidRPr="00FE3807" w:rsidRDefault="00F35381" w:rsidP="000F722C">
            <w:pPr>
              <w:pStyle w:val="TableParagraph"/>
              <w:suppressAutoHyphens/>
              <w:snapToGrid w:val="0"/>
              <w:spacing w:line="265" w:lineRule="exact"/>
              <w:ind w:left="104"/>
              <w:rPr>
                <w:rFonts w:ascii="Arial" w:hAnsi="Arial" w:cs="Arial"/>
                <w:sz w:val="20"/>
                <w:szCs w:val="20"/>
              </w:rPr>
            </w:pPr>
          </w:p>
        </w:tc>
      </w:tr>
    </w:tbl>
    <w:p w14:paraId="7D963EA3" w14:textId="77777777" w:rsidR="004E0071" w:rsidRDefault="004E0071" w:rsidP="00AD6726">
      <w:pPr>
        <w:rPr>
          <w:rFonts w:ascii="Arial" w:hAnsi="Arial" w:cs="Arial"/>
        </w:rPr>
      </w:pPr>
    </w:p>
    <w:sectPr w:rsidR="004E0071" w:rsidSect="006E4B2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1" w:author="Author" w:initials="A">
    <w:p w14:paraId="58DF71F1" w14:textId="7F9A6C16" w:rsidR="00FC3BA8" w:rsidRDefault="00FC3BA8">
      <w:pPr>
        <w:pStyle w:val="CommentText"/>
      </w:pPr>
      <w:r>
        <w:rPr>
          <w:rStyle w:val="CommentReference"/>
        </w:rPr>
        <w:annotationRef/>
      </w:r>
      <w:r>
        <w:t>This point is not clear. Require to know the context.</w:t>
      </w:r>
    </w:p>
  </w:comment>
  <w:comment w:id="72" w:author="Author" w:initials="A">
    <w:p w14:paraId="4EAC9C4B" w14:textId="09AF6668" w:rsidR="004612AE" w:rsidRDefault="004612AE">
      <w:pPr>
        <w:pStyle w:val="CommentText"/>
      </w:pPr>
      <w:r>
        <w:rPr>
          <w:rStyle w:val="CommentReference"/>
        </w:rPr>
        <w:annotationRef/>
      </w:r>
      <w:r>
        <w:t>Is VPN access managed by AD? Or there will there be a separate target application for VPN access?</w:t>
      </w:r>
    </w:p>
  </w:comment>
  <w:comment w:id="80" w:author="Author" w:initials="A">
    <w:p w14:paraId="6CEC0DC1" w14:textId="2BFA50EB" w:rsidR="00D2561A" w:rsidRDefault="00D2561A">
      <w:pPr>
        <w:pStyle w:val="CommentText"/>
      </w:pPr>
      <w:r>
        <w:rPr>
          <w:rStyle w:val="CommentReference"/>
        </w:rPr>
        <w:annotationRef/>
      </w:r>
      <w:r>
        <w:t>Need more clarification. Context is not clear as well.</w:t>
      </w:r>
    </w:p>
  </w:comment>
  <w:comment w:id="168" w:author="Author" w:initials="A">
    <w:p w14:paraId="04963256" w14:textId="77777777" w:rsidR="00076FF4" w:rsidRDefault="00076FF4">
      <w:pPr>
        <w:pStyle w:val="CommentText"/>
      </w:pPr>
      <w:r>
        <w:rPr>
          <w:rStyle w:val="CommentReference"/>
        </w:rPr>
        <w:annotationRef/>
      </w:r>
      <w:r>
        <w:rPr>
          <w:rStyle w:val="CommentReference"/>
        </w:rPr>
        <w:t>Need some clarity on this if my understanding is wrong.</w:t>
      </w:r>
    </w:p>
  </w:comment>
  <w:comment w:id="172" w:author="Author" w:initials="A">
    <w:p w14:paraId="4A785D22" w14:textId="77777777" w:rsidR="00076FF4" w:rsidRDefault="00076FF4">
      <w:pPr>
        <w:pStyle w:val="CommentText"/>
      </w:pPr>
      <w:r>
        <w:rPr>
          <w:rStyle w:val="CommentReference"/>
        </w:rPr>
        <w:annotationRef/>
      </w:r>
      <w:r>
        <w:t>Kindly provide clarity on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DF71F1" w15:done="0"/>
  <w15:commentEx w15:paraId="4EAC9C4B" w15:done="0"/>
  <w15:commentEx w15:paraId="6CEC0DC1" w15:done="0"/>
  <w15:commentEx w15:paraId="04963256" w15:done="0"/>
  <w15:commentEx w15:paraId="4A785D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DF71F1" w16cid:durableId="20BF942A"/>
  <w16cid:commentId w16cid:paraId="4EAC9C4B" w16cid:durableId="20BF94C8"/>
  <w16cid:commentId w16cid:paraId="6CEC0DC1" w16cid:durableId="20BF9517"/>
  <w16cid:commentId w16cid:paraId="04963256" w16cid:durableId="21793C0C"/>
  <w16cid:commentId w16cid:paraId="4A785D22" w16cid:durableId="20BF87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1E1EDD" w14:textId="77777777" w:rsidR="003C3176" w:rsidRDefault="003C3176">
      <w:r>
        <w:separator/>
      </w:r>
    </w:p>
  </w:endnote>
  <w:endnote w:type="continuationSeparator" w:id="0">
    <w:p w14:paraId="0DCFDBBA" w14:textId="77777777" w:rsidR="003C3176" w:rsidRDefault="003C3176">
      <w:r>
        <w:continuationSeparator/>
      </w:r>
    </w:p>
  </w:endnote>
  <w:endnote w:type="continuationNotice" w:id="1">
    <w:p w14:paraId="312C7046" w14:textId="77777777" w:rsidR="003C3176" w:rsidRDefault="003C31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A00002AF" w:usb1="500078FB" w:usb2="00000000" w:usb3="00000000" w:csb0="0000009F" w:csb1="00000000"/>
  </w:font>
  <w:font w:name="DejaVu Sans">
    <w:charset w:val="00"/>
    <w:family w:val="swiss"/>
    <w:pitch w:val="variable"/>
    <w:sig w:usb0="E7002EFF" w:usb1="D200FDFF" w:usb2="0A24602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C6D47" w14:textId="77777777" w:rsidR="00234436" w:rsidRDefault="00234436">
    <w:pPr>
      <w:pStyle w:val="Footer"/>
      <w:pBdr>
        <w:top w:val="single" w:sz="4" w:space="1" w:color="000000"/>
      </w:pBdr>
      <w:rPr>
        <w:sz w:val="4"/>
        <w:szCs w:val="4"/>
      </w:rPr>
    </w:pPr>
  </w:p>
  <w:p w14:paraId="74390565" w14:textId="3083CF8F" w:rsidR="00234436" w:rsidRPr="00FC5A36" w:rsidRDefault="00234436" w:rsidP="00FC5A36">
    <w:pPr>
      <w:pStyle w:val="Footer"/>
      <w:pBdr>
        <w:top w:val="single" w:sz="4" w:space="1" w:color="000000"/>
      </w:pBdr>
      <w:rPr>
        <w:sz w:val="16"/>
        <w:lang w:val="en-GB"/>
      </w:rPr>
    </w:pPr>
    <w:r>
      <w:rPr>
        <w:b/>
        <w:sz w:val="16"/>
      </w:rPr>
      <w:tab/>
    </w:r>
    <w:r>
      <w:rPr>
        <w:b/>
        <w:sz w:val="16"/>
      </w:rPr>
      <w:tab/>
    </w:r>
    <w:r>
      <w:rPr>
        <w:sz w:val="16"/>
      </w:rPr>
      <w:t xml:space="preserve">Page </w:t>
    </w:r>
    <w:r>
      <w:rPr>
        <w:sz w:val="16"/>
      </w:rPr>
      <w:fldChar w:fldCharType="begin"/>
    </w:r>
    <w:r>
      <w:rPr>
        <w:sz w:val="16"/>
      </w:rPr>
      <w:instrText xml:space="preserve"> PAGE </w:instrText>
    </w:r>
    <w:r>
      <w:rPr>
        <w:sz w:val="16"/>
      </w:rPr>
      <w:fldChar w:fldCharType="separate"/>
    </w:r>
    <w:r>
      <w:rPr>
        <w:noProof/>
        <w:sz w:val="16"/>
      </w:rPr>
      <w:t>5</w:t>
    </w:r>
    <w:r>
      <w:rPr>
        <w:sz w:val="16"/>
      </w:rPr>
      <w:fldChar w:fldCharType="end"/>
    </w:r>
    <w:r>
      <w:rPr>
        <w:sz w:val="16"/>
      </w:rPr>
      <w:t xml:space="preserve"> of </w:t>
    </w:r>
    <w:r>
      <w:rPr>
        <w:sz w:val="16"/>
      </w:rPr>
      <w:fldChar w:fldCharType="begin"/>
    </w:r>
    <w:r>
      <w:rPr>
        <w:sz w:val="16"/>
      </w:rPr>
      <w:instrText xml:space="preserve"> NUMPAGES \*Arabic </w:instrText>
    </w:r>
    <w:r>
      <w:rPr>
        <w:sz w:val="16"/>
      </w:rPr>
      <w:fldChar w:fldCharType="separate"/>
    </w:r>
    <w:r>
      <w:rPr>
        <w:noProof/>
        <w:sz w:val="16"/>
      </w:rPr>
      <w:t>14</w:t>
    </w:r>
    <w:r>
      <w:rPr>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97816" w14:textId="77777777" w:rsidR="00234436" w:rsidRDefault="002344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9A0EDA" w14:textId="77777777" w:rsidR="003C3176" w:rsidRDefault="003C3176">
      <w:r>
        <w:separator/>
      </w:r>
    </w:p>
  </w:footnote>
  <w:footnote w:type="continuationSeparator" w:id="0">
    <w:p w14:paraId="6C1142EF" w14:textId="77777777" w:rsidR="003C3176" w:rsidRDefault="003C3176">
      <w:r>
        <w:continuationSeparator/>
      </w:r>
    </w:p>
  </w:footnote>
  <w:footnote w:type="continuationNotice" w:id="1">
    <w:p w14:paraId="1052FA81" w14:textId="77777777" w:rsidR="003C3176" w:rsidRDefault="003C31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FB9FD" w14:textId="77777777" w:rsidR="00234436" w:rsidRDefault="00234436">
    <w:pPr>
      <w:pStyle w:val="Header"/>
      <w:tabs>
        <w:tab w:val="clear" w:pos="4680"/>
        <w:tab w:val="clear" w:pos="9360"/>
        <w:tab w:val="center" w:pos="4500"/>
        <w:tab w:val="right" w:pos="8640"/>
      </w:tabs>
      <w:ind w:left="-180"/>
    </w:pPr>
    <w:r>
      <w:tab/>
    </w:r>
  </w:p>
  <w:p w14:paraId="202EDA1B" w14:textId="77777777" w:rsidR="00234436" w:rsidRDefault="0023443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C6E57" w14:textId="77777777" w:rsidR="00234436" w:rsidRDefault="0023443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A8D9B" w14:textId="73BDBAE0" w:rsidR="00234436" w:rsidRPr="00174C96" w:rsidRDefault="00234436">
    <w:pPr>
      <w:keepLines/>
      <w:suppressLineNumbers/>
      <w:tabs>
        <w:tab w:val="center" w:pos="4320"/>
        <w:tab w:val="right" w:pos="8640"/>
      </w:tabs>
      <w:rPr>
        <w:rFonts w:ascii="Arial Black" w:hAnsi="Arial Black"/>
        <w:caps/>
        <w:spacing w:val="60"/>
        <w:sz w:val="16"/>
        <w:szCs w:val="16"/>
      </w:rPr>
    </w:pPr>
    <w:r>
      <w:rPr>
        <w:rFonts w:ascii="Arial Black" w:hAnsi="Arial Black"/>
        <w:noProof/>
        <w:sz w:val="16"/>
        <w:szCs w:val="16"/>
        <w:lang w:eastAsia="en-US"/>
      </w:rPr>
      <w:t>Project Name</w:t>
    </w:r>
  </w:p>
  <w:p w14:paraId="4EA739E4" w14:textId="77777777" w:rsidR="00234436" w:rsidRDefault="00234436">
    <w:pPr>
      <w:keepLines/>
      <w:suppressLineNumbers/>
      <w:pBdr>
        <w:bottom w:val="single" w:sz="4" w:space="1" w:color="000000"/>
      </w:pBdr>
      <w:tabs>
        <w:tab w:val="center" w:pos="4320"/>
        <w:tab w:val="right" w:pos="8640"/>
      </w:tabs>
      <w:rPr>
        <w:rFonts w:ascii="Arial Black" w:hAnsi="Arial Black"/>
        <w:caps/>
        <w:spacing w:val="60"/>
        <w:sz w:val="4"/>
        <w:szCs w:val="4"/>
      </w:rPr>
    </w:pPr>
  </w:p>
  <w:p w14:paraId="0064BDB8" w14:textId="77777777" w:rsidR="00234436" w:rsidRDefault="00234436">
    <w:pPr>
      <w:suppressLineNumbers/>
    </w:pPr>
  </w:p>
  <w:p w14:paraId="33CEDFCF" w14:textId="77777777" w:rsidR="00234436" w:rsidRDefault="00234436">
    <w:pPr>
      <w:suppressLineNumber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7C938" w14:textId="77777777" w:rsidR="00234436" w:rsidRDefault="0023443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46"/>
    <w:lvl w:ilvl="0">
      <w:start w:val="1"/>
      <w:numFmt w:val="decimal"/>
      <w:pStyle w:val="BulletsL1"/>
      <w:lvlText w:val="%1."/>
      <w:lvlJc w:val="left"/>
      <w:pPr>
        <w:tabs>
          <w:tab w:val="num" w:pos="1440"/>
        </w:tabs>
        <w:ind w:left="1440" w:hanging="360"/>
      </w:pPr>
    </w:lvl>
  </w:abstractNum>
  <w:abstractNum w:abstractNumId="1" w15:restartNumberingAfterBreak="0">
    <w:nsid w:val="00000003"/>
    <w:multiLevelType w:val="singleLevel"/>
    <w:tmpl w:val="00000003"/>
    <w:name w:val="WW8Num1"/>
    <w:lvl w:ilvl="0">
      <w:start w:val="1"/>
      <w:numFmt w:val="bullet"/>
      <w:pStyle w:val="ListBullet"/>
      <w:lvlText w:val=""/>
      <w:lvlJc w:val="left"/>
      <w:pPr>
        <w:tabs>
          <w:tab w:val="num" w:pos="360"/>
        </w:tabs>
        <w:ind w:left="360" w:hanging="360"/>
      </w:pPr>
      <w:rPr>
        <w:rFonts w:ascii="Wingdings" w:hAnsi="Wingdings" w:hint="default"/>
        <w:sz w:val="21"/>
      </w:rPr>
    </w:lvl>
  </w:abstractNum>
  <w:abstractNum w:abstractNumId="2" w15:restartNumberingAfterBreak="0">
    <w:nsid w:val="00000004"/>
    <w:multiLevelType w:val="multilevel"/>
    <w:tmpl w:val="81BEB81E"/>
    <w:lvl w:ilvl="0">
      <w:start w:val="1"/>
      <w:numFmt w:val="upperRoman"/>
      <w:lvlText w:val="%1."/>
      <w:lvlJc w:val="left"/>
      <w:pPr>
        <w:tabs>
          <w:tab w:val="num" w:pos="720"/>
        </w:tabs>
        <w:ind w:left="720" w:firstLine="0"/>
      </w:pPr>
    </w:lvl>
    <w:lvl w:ilvl="1">
      <w:start w:val="1"/>
      <w:numFmt w:val="upperLetter"/>
      <w:lvlText w:val="%2."/>
      <w:lvlJc w:val="left"/>
      <w:pPr>
        <w:tabs>
          <w:tab w:val="num" w:pos="1440"/>
        </w:tabs>
        <w:ind w:left="1440" w:firstLine="0"/>
      </w:pPr>
    </w:lvl>
    <w:lvl w:ilvl="2">
      <w:start w:val="1"/>
      <w:numFmt w:val="decimal"/>
      <w:pStyle w:val="Heading3"/>
      <w:lvlText w:val="%3."/>
      <w:lvlJc w:val="left"/>
      <w:pPr>
        <w:tabs>
          <w:tab w:val="num" w:pos="720"/>
        </w:tabs>
        <w:ind w:left="2160" w:firstLine="0"/>
      </w:pPr>
    </w:lvl>
    <w:lvl w:ilvl="3">
      <w:start w:val="1"/>
      <w:numFmt w:val="lowerLetter"/>
      <w:pStyle w:val="Heading4"/>
      <w:lvlText w:val="%4)"/>
      <w:lvlJc w:val="left"/>
      <w:pPr>
        <w:tabs>
          <w:tab w:val="num" w:pos="720"/>
        </w:tabs>
        <w:ind w:left="2880" w:firstLine="0"/>
      </w:pPr>
    </w:lvl>
    <w:lvl w:ilvl="4">
      <w:start w:val="1"/>
      <w:numFmt w:val="decimal"/>
      <w:pStyle w:val="Heading5"/>
      <w:lvlText w:val="(%5)"/>
      <w:lvlJc w:val="left"/>
      <w:pPr>
        <w:tabs>
          <w:tab w:val="num" w:pos="720"/>
        </w:tabs>
        <w:ind w:left="3600" w:firstLine="0"/>
      </w:pPr>
    </w:lvl>
    <w:lvl w:ilvl="5">
      <w:start w:val="1"/>
      <w:numFmt w:val="lowerLetter"/>
      <w:pStyle w:val="Heading6"/>
      <w:lvlText w:val="(%6)"/>
      <w:lvlJc w:val="left"/>
      <w:pPr>
        <w:tabs>
          <w:tab w:val="num" w:pos="720"/>
        </w:tabs>
        <w:ind w:left="4320" w:firstLine="0"/>
      </w:pPr>
    </w:lvl>
    <w:lvl w:ilvl="6">
      <w:start w:val="1"/>
      <w:numFmt w:val="lowerRoman"/>
      <w:pStyle w:val="Heading7"/>
      <w:lvlText w:val="(%7)"/>
      <w:lvlJc w:val="left"/>
      <w:pPr>
        <w:tabs>
          <w:tab w:val="num" w:pos="720"/>
        </w:tabs>
        <w:ind w:left="5040" w:firstLine="0"/>
      </w:pPr>
    </w:lvl>
    <w:lvl w:ilvl="7">
      <w:start w:val="1"/>
      <w:numFmt w:val="lowerLetter"/>
      <w:pStyle w:val="Heading8"/>
      <w:lvlText w:val="(%8)"/>
      <w:lvlJc w:val="left"/>
      <w:pPr>
        <w:tabs>
          <w:tab w:val="num" w:pos="720"/>
        </w:tabs>
        <w:ind w:left="5760" w:firstLine="0"/>
      </w:pPr>
    </w:lvl>
    <w:lvl w:ilvl="8">
      <w:start w:val="1"/>
      <w:numFmt w:val="lowerRoman"/>
      <w:pStyle w:val="Heading9"/>
      <w:lvlText w:val="(%9)"/>
      <w:lvlJc w:val="left"/>
      <w:pPr>
        <w:tabs>
          <w:tab w:val="num" w:pos="720"/>
        </w:tabs>
        <w:ind w:left="6480" w:firstLine="0"/>
      </w:pPr>
    </w:lvl>
  </w:abstractNum>
  <w:abstractNum w:abstractNumId="3" w15:restartNumberingAfterBreak="0">
    <w:nsid w:val="00000005"/>
    <w:multiLevelType w:val="singleLevel"/>
    <w:tmpl w:val="00000005"/>
    <w:name w:val="WW8Num10"/>
    <w:lvl w:ilvl="0">
      <w:start w:val="1"/>
      <w:numFmt w:val="decimal"/>
      <w:lvlText w:val="%1)"/>
      <w:lvlJc w:val="left"/>
      <w:pPr>
        <w:tabs>
          <w:tab w:val="num" w:pos="0"/>
        </w:tabs>
        <w:ind w:left="360" w:hanging="360"/>
      </w:pPr>
      <w:rPr>
        <w:rFonts w:hint="default"/>
      </w:rPr>
    </w:lvl>
  </w:abstractNum>
  <w:abstractNum w:abstractNumId="4" w15:restartNumberingAfterBreak="0">
    <w:nsid w:val="00000006"/>
    <w:multiLevelType w:val="singleLevel"/>
    <w:tmpl w:val="00000006"/>
    <w:name w:val="WW8Num14"/>
    <w:lvl w:ilvl="0">
      <w:start w:val="1"/>
      <w:numFmt w:val="upperLetter"/>
      <w:lvlText w:val="%1."/>
      <w:lvlJc w:val="left"/>
      <w:pPr>
        <w:tabs>
          <w:tab w:val="num" w:pos="360"/>
        </w:tabs>
        <w:ind w:left="360" w:hanging="360"/>
      </w:pPr>
      <w:rPr>
        <w:rFonts w:hint="default"/>
        <w:b/>
        <w:u w:val="single"/>
      </w:rPr>
    </w:lvl>
  </w:abstractNum>
  <w:abstractNum w:abstractNumId="5" w15:restartNumberingAfterBreak="0">
    <w:nsid w:val="00000007"/>
    <w:multiLevelType w:val="singleLevel"/>
    <w:tmpl w:val="00000007"/>
    <w:name w:val="WW8Num17"/>
    <w:lvl w:ilvl="0">
      <w:start w:val="1"/>
      <w:numFmt w:val="decimal"/>
      <w:lvlText w:val="%1)"/>
      <w:lvlJc w:val="left"/>
      <w:pPr>
        <w:tabs>
          <w:tab w:val="num" w:pos="0"/>
        </w:tabs>
        <w:ind w:left="1440" w:hanging="360"/>
      </w:pPr>
      <w:rPr>
        <w:rFonts w:cs="Times New Roman" w:hint="default"/>
      </w:rPr>
    </w:lvl>
  </w:abstractNum>
  <w:abstractNum w:abstractNumId="6" w15:restartNumberingAfterBreak="0">
    <w:nsid w:val="00000008"/>
    <w:multiLevelType w:val="singleLevel"/>
    <w:tmpl w:val="00000008"/>
    <w:name w:val="WW8Num19"/>
    <w:lvl w:ilvl="0">
      <w:start w:val="1"/>
      <w:numFmt w:val="bullet"/>
      <w:lvlText w:val=""/>
      <w:lvlJc w:val="left"/>
      <w:pPr>
        <w:tabs>
          <w:tab w:val="num" w:pos="0"/>
        </w:tabs>
        <w:ind w:left="1080" w:hanging="360"/>
      </w:pPr>
      <w:rPr>
        <w:rFonts w:ascii="Symbol" w:hAnsi="Symbol" w:hint="default"/>
      </w:rPr>
    </w:lvl>
  </w:abstractNum>
  <w:abstractNum w:abstractNumId="7" w15:restartNumberingAfterBreak="0">
    <w:nsid w:val="00000009"/>
    <w:multiLevelType w:val="singleLevel"/>
    <w:tmpl w:val="00000009"/>
    <w:name w:val="WW8Num2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0000000B"/>
    <w:multiLevelType w:val="singleLevel"/>
    <w:tmpl w:val="0000000B"/>
    <w:name w:val="WW8Num35"/>
    <w:lvl w:ilvl="0">
      <w:start w:val="1"/>
      <w:numFmt w:val="decimal"/>
      <w:lvlText w:val="%1."/>
      <w:lvlJc w:val="left"/>
      <w:pPr>
        <w:tabs>
          <w:tab w:val="num" w:pos="0"/>
        </w:tabs>
        <w:ind w:left="720" w:hanging="360"/>
      </w:pPr>
    </w:lvl>
  </w:abstractNum>
  <w:abstractNum w:abstractNumId="9" w15:restartNumberingAfterBreak="0">
    <w:nsid w:val="0000000C"/>
    <w:multiLevelType w:val="singleLevel"/>
    <w:tmpl w:val="0000000C"/>
    <w:name w:val="WW8Num36"/>
    <w:lvl w:ilvl="0">
      <w:start w:val="1"/>
      <w:numFmt w:val="bullet"/>
      <w:lvlText w:val=""/>
      <w:lvlJc w:val="left"/>
      <w:pPr>
        <w:tabs>
          <w:tab w:val="num" w:pos="1296"/>
        </w:tabs>
        <w:ind w:left="1296" w:hanging="288"/>
      </w:pPr>
      <w:rPr>
        <w:rFonts w:ascii="Symbol" w:hAnsi="Symbol" w:hint="default"/>
      </w:rPr>
    </w:lvl>
  </w:abstractNum>
  <w:abstractNum w:abstractNumId="10" w15:restartNumberingAfterBreak="0">
    <w:nsid w:val="0000000D"/>
    <w:multiLevelType w:val="singleLevel"/>
    <w:tmpl w:val="0000000D"/>
    <w:name w:val="WW8Num38"/>
    <w:lvl w:ilvl="0">
      <w:start w:val="1"/>
      <w:numFmt w:val="decimal"/>
      <w:pStyle w:val="NumberList"/>
      <w:lvlText w:val="%1."/>
      <w:lvlJc w:val="left"/>
      <w:pPr>
        <w:tabs>
          <w:tab w:val="num" w:pos="720"/>
        </w:tabs>
        <w:ind w:left="360" w:hanging="360"/>
      </w:pPr>
      <w:rPr>
        <w:rFonts w:cs="Times New Roman"/>
      </w:rPr>
    </w:lvl>
  </w:abstractNum>
  <w:abstractNum w:abstractNumId="11" w15:restartNumberingAfterBreak="0">
    <w:nsid w:val="0000001F"/>
    <w:multiLevelType w:val="singleLevel"/>
    <w:tmpl w:val="0000001F"/>
    <w:name w:val="WW8Num68"/>
    <w:lvl w:ilvl="0">
      <w:start w:val="1"/>
      <w:numFmt w:val="bullet"/>
      <w:lvlText w:val=""/>
      <w:lvlJc w:val="left"/>
      <w:pPr>
        <w:tabs>
          <w:tab w:val="num" w:pos="0"/>
        </w:tabs>
        <w:ind w:left="1440" w:hanging="360"/>
      </w:pPr>
      <w:rPr>
        <w:rFonts w:ascii="Symbol" w:hAnsi="Symbol" w:cs="Symbol" w:hint="default"/>
        <w:szCs w:val="22"/>
      </w:rPr>
    </w:lvl>
  </w:abstractNum>
  <w:abstractNum w:abstractNumId="12" w15:restartNumberingAfterBreak="0">
    <w:nsid w:val="00000021"/>
    <w:multiLevelType w:val="singleLevel"/>
    <w:tmpl w:val="00000021"/>
    <w:name w:val="WW8Num70"/>
    <w:lvl w:ilvl="0">
      <w:start w:val="1"/>
      <w:numFmt w:val="bullet"/>
      <w:lvlText w:val=""/>
      <w:lvlJc w:val="left"/>
      <w:pPr>
        <w:tabs>
          <w:tab w:val="num" w:pos="0"/>
        </w:tabs>
        <w:ind w:left="1440" w:hanging="360"/>
      </w:pPr>
      <w:rPr>
        <w:rFonts w:ascii="Symbol" w:hAnsi="Symbol" w:cs="Symbol" w:hint="default"/>
      </w:rPr>
    </w:lvl>
  </w:abstractNum>
  <w:abstractNum w:abstractNumId="13" w15:restartNumberingAfterBreak="0">
    <w:nsid w:val="05D55C9F"/>
    <w:multiLevelType w:val="hybridMultilevel"/>
    <w:tmpl w:val="14AE97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92332F2"/>
    <w:multiLevelType w:val="hybridMultilevel"/>
    <w:tmpl w:val="FA94A762"/>
    <w:lvl w:ilvl="0" w:tplc="FE8859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97B6AE6"/>
    <w:multiLevelType w:val="hybridMultilevel"/>
    <w:tmpl w:val="7118276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1C181B50">
      <w:numFmt w:val="bullet"/>
      <w:lvlText w:val="•"/>
      <w:lvlJc w:val="left"/>
      <w:pPr>
        <w:ind w:left="2700" w:hanging="360"/>
      </w:pPr>
      <w:rPr>
        <w:rFonts w:ascii="Arial" w:eastAsia="Times New Roman" w:hAnsi="Arial" w:cs="Aria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9E2609D"/>
    <w:multiLevelType w:val="hybridMultilevel"/>
    <w:tmpl w:val="9892A182"/>
    <w:lvl w:ilvl="0" w:tplc="F508E480">
      <w:start w:val="62"/>
      <w:numFmt w:val="bullet"/>
      <w:lvlText w:val=""/>
      <w:lvlJc w:val="left"/>
      <w:pPr>
        <w:ind w:left="720" w:hanging="360"/>
      </w:pPr>
      <w:rPr>
        <w:rFonts w:ascii="Symbol" w:eastAsia="Arial Unicode MS"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F24F12"/>
    <w:multiLevelType w:val="hybridMultilevel"/>
    <w:tmpl w:val="45D69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14E0B"/>
    <w:multiLevelType w:val="hybridMultilevel"/>
    <w:tmpl w:val="809EC3FE"/>
    <w:lvl w:ilvl="0" w:tplc="04090001">
      <w:start w:val="1"/>
      <w:numFmt w:val="bullet"/>
      <w:lvlText w:val=""/>
      <w:lvlJc w:val="left"/>
      <w:pPr>
        <w:ind w:left="1454" w:hanging="360"/>
      </w:pPr>
      <w:rPr>
        <w:rFonts w:ascii="Symbol" w:hAnsi="Symbol"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19" w15:restartNumberingAfterBreak="0">
    <w:nsid w:val="19481524"/>
    <w:multiLevelType w:val="hybridMultilevel"/>
    <w:tmpl w:val="73E24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363351"/>
    <w:multiLevelType w:val="multilevel"/>
    <w:tmpl w:val="E61ED29C"/>
    <w:lvl w:ilvl="0">
      <w:start w:val="1"/>
      <w:numFmt w:val="bullet"/>
      <w:lvlText w:val=""/>
      <w:lvlJc w:val="left"/>
      <w:pPr>
        <w:tabs>
          <w:tab w:val="num" w:pos="720"/>
        </w:tabs>
        <w:ind w:left="1152" w:hanging="432"/>
      </w:pPr>
      <w:rPr>
        <w:rFonts w:ascii="Symbol" w:hAnsi="Symbol" w:hint="default"/>
      </w:rPr>
    </w:lvl>
    <w:lvl w:ilvl="1">
      <w:start w:val="1"/>
      <w:numFmt w:val="decimal"/>
      <w:lvlText w:val="%1.%2"/>
      <w:lvlJc w:val="left"/>
      <w:pPr>
        <w:tabs>
          <w:tab w:val="num" w:pos="720"/>
        </w:tabs>
        <w:ind w:left="1296" w:hanging="576"/>
      </w:pPr>
      <w:rPr>
        <w:rFonts w:cs="Times New Roman"/>
      </w:rPr>
    </w:lvl>
    <w:lvl w:ilvl="2">
      <w:start w:val="1"/>
      <w:numFmt w:val="decimal"/>
      <w:lvlText w:val="%1.%2.%3"/>
      <w:lvlJc w:val="left"/>
      <w:pPr>
        <w:tabs>
          <w:tab w:val="num" w:pos="720"/>
        </w:tabs>
        <w:ind w:left="1440" w:hanging="720"/>
      </w:pPr>
      <w:rPr>
        <w:rFonts w:cs="Times New Roman"/>
      </w:rPr>
    </w:lvl>
    <w:lvl w:ilvl="3">
      <w:start w:val="1"/>
      <w:numFmt w:val="decimal"/>
      <w:lvlText w:val="%1.%2.%3.%4"/>
      <w:lvlJc w:val="left"/>
      <w:pPr>
        <w:tabs>
          <w:tab w:val="num" w:pos="720"/>
        </w:tabs>
        <w:ind w:left="1584" w:hanging="864"/>
      </w:pPr>
      <w:rPr>
        <w:rFonts w:cs="Times New Roman"/>
      </w:rPr>
    </w:lvl>
    <w:lvl w:ilvl="4">
      <w:start w:val="1"/>
      <w:numFmt w:val="decimal"/>
      <w:lvlText w:val="%1.%2.%3.%4.%5"/>
      <w:lvlJc w:val="left"/>
      <w:pPr>
        <w:tabs>
          <w:tab w:val="num" w:pos="720"/>
        </w:tabs>
        <w:ind w:left="1728" w:hanging="1008"/>
      </w:pPr>
      <w:rPr>
        <w:rFonts w:cs="Times New Roman"/>
      </w:rPr>
    </w:lvl>
    <w:lvl w:ilvl="5">
      <w:start w:val="1"/>
      <w:numFmt w:val="decimal"/>
      <w:lvlText w:val="%1.%2.%3.%4.%5.%6"/>
      <w:lvlJc w:val="left"/>
      <w:pPr>
        <w:tabs>
          <w:tab w:val="num" w:pos="720"/>
        </w:tabs>
        <w:ind w:left="1872" w:hanging="1152"/>
      </w:pPr>
      <w:rPr>
        <w:rFonts w:cs="Times New Roman"/>
      </w:rPr>
    </w:lvl>
    <w:lvl w:ilvl="6">
      <w:start w:val="1"/>
      <w:numFmt w:val="decimal"/>
      <w:lvlText w:val="%1.%2.%3.%4.%5.%6.%7"/>
      <w:lvlJc w:val="left"/>
      <w:pPr>
        <w:tabs>
          <w:tab w:val="num" w:pos="720"/>
        </w:tabs>
        <w:ind w:left="2016" w:hanging="1296"/>
      </w:pPr>
      <w:rPr>
        <w:rFonts w:cs="Times New Roman"/>
      </w:rPr>
    </w:lvl>
    <w:lvl w:ilvl="7">
      <w:start w:val="1"/>
      <w:numFmt w:val="decimal"/>
      <w:lvlText w:val="%1.%2.%3.%4.%5.%6.%7.%8"/>
      <w:lvlJc w:val="left"/>
      <w:pPr>
        <w:tabs>
          <w:tab w:val="num" w:pos="720"/>
        </w:tabs>
        <w:ind w:left="2160" w:hanging="1440"/>
      </w:pPr>
      <w:rPr>
        <w:rFonts w:cs="Times New Roman"/>
      </w:rPr>
    </w:lvl>
    <w:lvl w:ilvl="8">
      <w:start w:val="1"/>
      <w:numFmt w:val="decimal"/>
      <w:lvlText w:val="%1.%2.%3.%4.%5.%6.%7.%8.%9"/>
      <w:lvlJc w:val="left"/>
      <w:pPr>
        <w:tabs>
          <w:tab w:val="num" w:pos="720"/>
        </w:tabs>
        <w:ind w:left="2304" w:hanging="1584"/>
      </w:pPr>
      <w:rPr>
        <w:rFonts w:cs="Times New Roman"/>
      </w:rPr>
    </w:lvl>
  </w:abstractNum>
  <w:abstractNum w:abstractNumId="21" w15:restartNumberingAfterBreak="0">
    <w:nsid w:val="214F0F8E"/>
    <w:multiLevelType w:val="hybridMultilevel"/>
    <w:tmpl w:val="68529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9B4EC6"/>
    <w:multiLevelType w:val="hybridMultilevel"/>
    <w:tmpl w:val="9A4E4E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8AB6472"/>
    <w:multiLevelType w:val="hybridMultilevel"/>
    <w:tmpl w:val="229E4D2E"/>
    <w:lvl w:ilvl="0" w:tplc="04090001">
      <w:start w:val="1"/>
      <w:numFmt w:val="bullet"/>
      <w:lvlText w:val=""/>
      <w:lvlJc w:val="left"/>
      <w:pPr>
        <w:tabs>
          <w:tab w:val="num" w:pos="360"/>
        </w:tabs>
        <w:ind w:left="360" w:hanging="360"/>
      </w:pPr>
      <w:rPr>
        <w:rFonts w:ascii="Symbol" w:hAnsi="Symbol" w:hint="default"/>
        <w:b/>
        <w:u w:val="single"/>
      </w:rPr>
    </w:lvl>
    <w:lvl w:ilvl="1" w:tplc="04090003">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24" w15:restartNumberingAfterBreak="0">
    <w:nsid w:val="291D7692"/>
    <w:multiLevelType w:val="multilevel"/>
    <w:tmpl w:val="293AEE96"/>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25" w15:restartNumberingAfterBreak="0">
    <w:nsid w:val="2A8C7744"/>
    <w:multiLevelType w:val="hybridMultilevel"/>
    <w:tmpl w:val="60669B86"/>
    <w:lvl w:ilvl="0" w:tplc="04090001">
      <w:start w:val="1"/>
      <w:numFmt w:val="bullet"/>
      <w:lvlText w:val=""/>
      <w:lvlJc w:val="left"/>
      <w:pPr>
        <w:ind w:left="720" w:hanging="360"/>
      </w:pPr>
      <w:rPr>
        <w:rFonts w:ascii="Symbol" w:hAnsi="Symbol" w:hint="default"/>
        <w:color w:val="auto"/>
        <w:u w:val="no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5C72AE"/>
    <w:multiLevelType w:val="hybridMultilevel"/>
    <w:tmpl w:val="5D840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02336D"/>
    <w:multiLevelType w:val="hybridMultilevel"/>
    <w:tmpl w:val="139EF6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3B449B5"/>
    <w:multiLevelType w:val="hybridMultilevel"/>
    <w:tmpl w:val="FAAC1E4C"/>
    <w:lvl w:ilvl="0" w:tplc="0CC08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87C322F"/>
    <w:multiLevelType w:val="hybridMultilevel"/>
    <w:tmpl w:val="C268C7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8AA18F8"/>
    <w:multiLevelType w:val="hybridMultilevel"/>
    <w:tmpl w:val="334A1562"/>
    <w:lvl w:ilvl="0" w:tplc="A4142E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A4B1D93"/>
    <w:multiLevelType w:val="hybridMultilevel"/>
    <w:tmpl w:val="B4129330"/>
    <w:lvl w:ilvl="0" w:tplc="FFFFFFFF">
      <w:start w:val="1"/>
      <w:numFmt w:val="decimal"/>
      <w:lvlText w:val="%1."/>
      <w:lvlJc w:val="left"/>
      <w:pPr>
        <w:tabs>
          <w:tab w:val="num" w:pos="720"/>
        </w:tabs>
        <w:ind w:left="720" w:hanging="360"/>
      </w:pPr>
    </w:lvl>
    <w:lvl w:ilvl="1" w:tplc="04090019">
      <w:start w:val="1"/>
      <w:numFmt w:val="bullet"/>
      <w:pStyle w:val="Index2"/>
      <w:lvlText w:val=""/>
      <w:lvlJc w:val="left"/>
      <w:pPr>
        <w:tabs>
          <w:tab w:val="num" w:pos="1440"/>
        </w:tabs>
        <w:ind w:left="1440" w:hanging="360"/>
      </w:pPr>
      <w:rPr>
        <w:rFonts w:ascii="Wingdings" w:hAnsi="Wingdings" w:hint="default"/>
        <w:sz w:val="16"/>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3ADD73C4"/>
    <w:multiLevelType w:val="hybridMultilevel"/>
    <w:tmpl w:val="12968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1D700B"/>
    <w:multiLevelType w:val="hybridMultilevel"/>
    <w:tmpl w:val="9C2E31D4"/>
    <w:lvl w:ilvl="0" w:tplc="C568BA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1F312B"/>
    <w:multiLevelType w:val="multilevel"/>
    <w:tmpl w:val="293AEE96"/>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35" w15:restartNumberingAfterBreak="0">
    <w:nsid w:val="44792B92"/>
    <w:multiLevelType w:val="hybridMultilevel"/>
    <w:tmpl w:val="347E4B9E"/>
    <w:lvl w:ilvl="0" w:tplc="49361D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D324311"/>
    <w:multiLevelType w:val="multilevel"/>
    <w:tmpl w:val="3758AD1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1002338"/>
    <w:multiLevelType w:val="singleLevel"/>
    <w:tmpl w:val="03B0EE54"/>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519A4886"/>
    <w:multiLevelType w:val="hybridMultilevel"/>
    <w:tmpl w:val="21B221A2"/>
    <w:lvl w:ilvl="0" w:tplc="D6F628CA">
      <w:start w:val="2"/>
      <w:numFmt w:val="bullet"/>
      <w:lvlText w:val=""/>
      <w:lvlJc w:val="left"/>
      <w:pPr>
        <w:ind w:left="720" w:hanging="360"/>
      </w:pPr>
      <w:rPr>
        <w:rFonts w:ascii="Symbol" w:eastAsia="Arial Unicode MS"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9051CB"/>
    <w:multiLevelType w:val="hybridMultilevel"/>
    <w:tmpl w:val="03E6E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E9267E"/>
    <w:multiLevelType w:val="hybridMultilevel"/>
    <w:tmpl w:val="D6C275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69568F1"/>
    <w:multiLevelType w:val="hybridMultilevel"/>
    <w:tmpl w:val="49B05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813067E"/>
    <w:multiLevelType w:val="hybridMultilevel"/>
    <w:tmpl w:val="646CE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544A80"/>
    <w:multiLevelType w:val="hybridMultilevel"/>
    <w:tmpl w:val="B6C8C708"/>
    <w:lvl w:ilvl="0" w:tplc="04090001">
      <w:start w:val="1"/>
      <w:numFmt w:val="bullet"/>
      <w:lvlText w:val=""/>
      <w:lvlJc w:val="left"/>
      <w:pPr>
        <w:ind w:left="1526" w:hanging="360"/>
      </w:pPr>
      <w:rPr>
        <w:rFonts w:ascii="Symbol" w:hAnsi="Symbol" w:hint="default"/>
      </w:rPr>
    </w:lvl>
    <w:lvl w:ilvl="1" w:tplc="04090003">
      <w:start w:val="1"/>
      <w:numFmt w:val="bullet"/>
      <w:lvlText w:val="o"/>
      <w:lvlJc w:val="left"/>
      <w:pPr>
        <w:ind w:left="2246" w:hanging="360"/>
      </w:pPr>
      <w:rPr>
        <w:rFonts w:ascii="Courier New" w:hAnsi="Courier New" w:cs="Courier New" w:hint="default"/>
      </w:rPr>
    </w:lvl>
    <w:lvl w:ilvl="2" w:tplc="04090005">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44" w15:restartNumberingAfterBreak="0">
    <w:nsid w:val="5A121C58"/>
    <w:multiLevelType w:val="hybridMultilevel"/>
    <w:tmpl w:val="AB3E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3E122F"/>
    <w:multiLevelType w:val="hybridMultilevel"/>
    <w:tmpl w:val="9C16A8A0"/>
    <w:lvl w:ilvl="0" w:tplc="96162DEA">
      <w:start w:val="1"/>
      <w:numFmt w:val="decimal"/>
      <w:pStyle w:val="Heading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5B9D4EF4"/>
    <w:multiLevelType w:val="hybridMultilevel"/>
    <w:tmpl w:val="537E6582"/>
    <w:lvl w:ilvl="0" w:tplc="15E42380">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7" w15:restartNumberingAfterBreak="0">
    <w:nsid w:val="5C0D345A"/>
    <w:multiLevelType w:val="hybridMultilevel"/>
    <w:tmpl w:val="0BD2C8A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0502D7C"/>
    <w:multiLevelType w:val="multilevel"/>
    <w:tmpl w:val="5C627A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ascii="Arial" w:hAnsi="Arial" w:cs="Arial" w:hint="default"/>
        <w:b/>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9" w15:restartNumberingAfterBreak="0">
    <w:nsid w:val="6376639E"/>
    <w:multiLevelType w:val="hybridMultilevel"/>
    <w:tmpl w:val="CC56A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3FE6374"/>
    <w:multiLevelType w:val="hybridMultilevel"/>
    <w:tmpl w:val="5B4AA95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7282DAF"/>
    <w:multiLevelType w:val="multilevel"/>
    <w:tmpl w:val="293AEE96"/>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52" w15:restartNumberingAfterBreak="0">
    <w:nsid w:val="6AA57FCE"/>
    <w:multiLevelType w:val="hybridMultilevel"/>
    <w:tmpl w:val="AABA4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E06338D"/>
    <w:multiLevelType w:val="hybridMultilevel"/>
    <w:tmpl w:val="119AC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ACC489E"/>
    <w:multiLevelType w:val="hybridMultilevel"/>
    <w:tmpl w:val="49A251C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BC04236"/>
    <w:multiLevelType w:val="hybridMultilevel"/>
    <w:tmpl w:val="AC6080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CE06AEB"/>
    <w:multiLevelType w:val="hybridMultilevel"/>
    <w:tmpl w:val="EBDCE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E7822D3"/>
    <w:multiLevelType w:val="hybridMultilevel"/>
    <w:tmpl w:val="6172D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0"/>
  </w:num>
  <w:num w:numId="5">
    <w:abstractNumId w:val="49"/>
  </w:num>
  <w:num w:numId="6">
    <w:abstractNumId w:val="22"/>
  </w:num>
  <w:num w:numId="7">
    <w:abstractNumId w:val="15"/>
  </w:num>
  <w:num w:numId="8">
    <w:abstractNumId w:val="20"/>
  </w:num>
  <w:num w:numId="9">
    <w:abstractNumId w:val="45"/>
  </w:num>
  <w:num w:numId="10">
    <w:abstractNumId w:val="54"/>
  </w:num>
  <w:num w:numId="11">
    <w:abstractNumId w:val="40"/>
  </w:num>
  <w:num w:numId="12">
    <w:abstractNumId w:val="36"/>
  </w:num>
  <w:num w:numId="13">
    <w:abstractNumId w:val="48"/>
  </w:num>
  <w:num w:numId="14">
    <w:abstractNumId w:val="34"/>
  </w:num>
  <w:num w:numId="15">
    <w:abstractNumId w:val="37"/>
  </w:num>
  <w:num w:numId="16">
    <w:abstractNumId w:val="23"/>
  </w:num>
  <w:num w:numId="17">
    <w:abstractNumId w:val="42"/>
  </w:num>
  <w:num w:numId="18">
    <w:abstractNumId w:val="47"/>
  </w:num>
  <w:num w:numId="19">
    <w:abstractNumId w:val="50"/>
  </w:num>
  <w:num w:numId="20">
    <w:abstractNumId w:val="55"/>
  </w:num>
  <w:num w:numId="21">
    <w:abstractNumId w:val="41"/>
  </w:num>
  <w:num w:numId="22">
    <w:abstractNumId w:val="13"/>
  </w:num>
  <w:num w:numId="23">
    <w:abstractNumId w:val="43"/>
  </w:num>
  <w:num w:numId="24">
    <w:abstractNumId w:val="29"/>
  </w:num>
  <w:num w:numId="25">
    <w:abstractNumId w:val="27"/>
  </w:num>
  <w:num w:numId="26">
    <w:abstractNumId w:val="18"/>
  </w:num>
  <w:num w:numId="27">
    <w:abstractNumId w:val="45"/>
  </w:num>
  <w:num w:numId="28">
    <w:abstractNumId w:val="19"/>
  </w:num>
  <w:num w:numId="29">
    <w:abstractNumId w:val="51"/>
  </w:num>
  <w:num w:numId="30">
    <w:abstractNumId w:val="24"/>
  </w:num>
  <w:num w:numId="31">
    <w:abstractNumId w:val="39"/>
  </w:num>
  <w:num w:numId="32">
    <w:abstractNumId w:val="25"/>
  </w:num>
  <w:num w:numId="33">
    <w:abstractNumId w:val="32"/>
  </w:num>
  <w:num w:numId="34">
    <w:abstractNumId w:val="31"/>
  </w:num>
  <w:num w:numId="35">
    <w:abstractNumId w:val="17"/>
  </w:num>
  <w:num w:numId="36">
    <w:abstractNumId w:val="57"/>
  </w:num>
  <w:num w:numId="37">
    <w:abstractNumId w:val="52"/>
  </w:num>
  <w:num w:numId="38">
    <w:abstractNumId w:val="56"/>
  </w:num>
  <w:num w:numId="39">
    <w:abstractNumId w:val="38"/>
  </w:num>
  <w:num w:numId="40">
    <w:abstractNumId w:val="21"/>
  </w:num>
  <w:num w:numId="41">
    <w:abstractNumId w:val="53"/>
  </w:num>
  <w:num w:numId="42">
    <w:abstractNumId w:val="14"/>
  </w:num>
  <w:num w:numId="43">
    <w:abstractNumId w:val="30"/>
  </w:num>
  <w:num w:numId="44">
    <w:abstractNumId w:val="46"/>
  </w:num>
  <w:num w:numId="45">
    <w:abstractNumId w:val="35"/>
  </w:num>
  <w:num w:numId="46">
    <w:abstractNumId w:val="28"/>
  </w:num>
  <w:num w:numId="47">
    <w:abstractNumId w:val="16"/>
  </w:num>
  <w:num w:numId="48">
    <w:abstractNumId w:val="26"/>
  </w:num>
  <w:num w:numId="49">
    <w:abstractNumId w:val="33"/>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oNotTrackFormatting/>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3414"/>
    <w:rsid w:val="00002171"/>
    <w:rsid w:val="00003BEB"/>
    <w:rsid w:val="000059D7"/>
    <w:rsid w:val="000059E5"/>
    <w:rsid w:val="000060C9"/>
    <w:rsid w:val="00007428"/>
    <w:rsid w:val="00007921"/>
    <w:rsid w:val="00010FEB"/>
    <w:rsid w:val="0001134A"/>
    <w:rsid w:val="00016833"/>
    <w:rsid w:val="0002072C"/>
    <w:rsid w:val="00020E8F"/>
    <w:rsid w:val="000213F5"/>
    <w:rsid w:val="00024FE1"/>
    <w:rsid w:val="000257E7"/>
    <w:rsid w:val="00025B90"/>
    <w:rsid w:val="00026AEB"/>
    <w:rsid w:val="0002747F"/>
    <w:rsid w:val="00027547"/>
    <w:rsid w:val="00030CA3"/>
    <w:rsid w:val="00031C4E"/>
    <w:rsid w:val="00032619"/>
    <w:rsid w:val="00034FA0"/>
    <w:rsid w:val="000358E0"/>
    <w:rsid w:val="000379FA"/>
    <w:rsid w:val="00037B28"/>
    <w:rsid w:val="00037B5A"/>
    <w:rsid w:val="00042C1C"/>
    <w:rsid w:val="00042D17"/>
    <w:rsid w:val="00043C38"/>
    <w:rsid w:val="00044BDB"/>
    <w:rsid w:val="00044D1B"/>
    <w:rsid w:val="0005065E"/>
    <w:rsid w:val="00053724"/>
    <w:rsid w:val="000544E7"/>
    <w:rsid w:val="00054775"/>
    <w:rsid w:val="00062235"/>
    <w:rsid w:val="0006320E"/>
    <w:rsid w:val="0006516E"/>
    <w:rsid w:val="00065405"/>
    <w:rsid w:val="0006566C"/>
    <w:rsid w:val="000656EF"/>
    <w:rsid w:val="00065A42"/>
    <w:rsid w:val="00065C35"/>
    <w:rsid w:val="00065E92"/>
    <w:rsid w:val="00066BFD"/>
    <w:rsid w:val="000708E0"/>
    <w:rsid w:val="000711BE"/>
    <w:rsid w:val="0007183F"/>
    <w:rsid w:val="00073171"/>
    <w:rsid w:val="000739ED"/>
    <w:rsid w:val="000748D6"/>
    <w:rsid w:val="000757C6"/>
    <w:rsid w:val="00075A55"/>
    <w:rsid w:val="00075ED5"/>
    <w:rsid w:val="00076642"/>
    <w:rsid w:val="000768E0"/>
    <w:rsid w:val="00076FF4"/>
    <w:rsid w:val="00077FCB"/>
    <w:rsid w:val="0008244E"/>
    <w:rsid w:val="00083DDC"/>
    <w:rsid w:val="00084880"/>
    <w:rsid w:val="00084E3E"/>
    <w:rsid w:val="0008660E"/>
    <w:rsid w:val="00086B72"/>
    <w:rsid w:val="00087FF8"/>
    <w:rsid w:val="0009032D"/>
    <w:rsid w:val="00090B6E"/>
    <w:rsid w:val="00090DBF"/>
    <w:rsid w:val="0009259E"/>
    <w:rsid w:val="000925A2"/>
    <w:rsid w:val="00092DE9"/>
    <w:rsid w:val="00094AD7"/>
    <w:rsid w:val="00096281"/>
    <w:rsid w:val="00096814"/>
    <w:rsid w:val="0009692B"/>
    <w:rsid w:val="000A04A0"/>
    <w:rsid w:val="000A068F"/>
    <w:rsid w:val="000A16F9"/>
    <w:rsid w:val="000A339E"/>
    <w:rsid w:val="000A352B"/>
    <w:rsid w:val="000A37B6"/>
    <w:rsid w:val="000A3E87"/>
    <w:rsid w:val="000A4F2C"/>
    <w:rsid w:val="000A5497"/>
    <w:rsid w:val="000A5CF5"/>
    <w:rsid w:val="000A5D29"/>
    <w:rsid w:val="000A699F"/>
    <w:rsid w:val="000A6AC6"/>
    <w:rsid w:val="000A7BCB"/>
    <w:rsid w:val="000B0962"/>
    <w:rsid w:val="000B096B"/>
    <w:rsid w:val="000B29C3"/>
    <w:rsid w:val="000B56E0"/>
    <w:rsid w:val="000B5719"/>
    <w:rsid w:val="000B572E"/>
    <w:rsid w:val="000B7C7F"/>
    <w:rsid w:val="000B7E7F"/>
    <w:rsid w:val="000C2FC1"/>
    <w:rsid w:val="000C633C"/>
    <w:rsid w:val="000D069C"/>
    <w:rsid w:val="000D0983"/>
    <w:rsid w:val="000D0A53"/>
    <w:rsid w:val="000D2C22"/>
    <w:rsid w:val="000D3E0E"/>
    <w:rsid w:val="000D45F5"/>
    <w:rsid w:val="000D51F1"/>
    <w:rsid w:val="000D7857"/>
    <w:rsid w:val="000E1B01"/>
    <w:rsid w:val="000E1D64"/>
    <w:rsid w:val="000E347E"/>
    <w:rsid w:val="000E40B3"/>
    <w:rsid w:val="000E4733"/>
    <w:rsid w:val="000E47A8"/>
    <w:rsid w:val="000E5703"/>
    <w:rsid w:val="000E6030"/>
    <w:rsid w:val="000E61B5"/>
    <w:rsid w:val="000E64C5"/>
    <w:rsid w:val="000E6C55"/>
    <w:rsid w:val="000F049E"/>
    <w:rsid w:val="000F0D00"/>
    <w:rsid w:val="000F1237"/>
    <w:rsid w:val="000F202E"/>
    <w:rsid w:val="000F26FE"/>
    <w:rsid w:val="000F2737"/>
    <w:rsid w:val="000F5BAD"/>
    <w:rsid w:val="000F5EBB"/>
    <w:rsid w:val="000F5FA5"/>
    <w:rsid w:val="000F722C"/>
    <w:rsid w:val="000F7BB0"/>
    <w:rsid w:val="000F7C15"/>
    <w:rsid w:val="000F7D4C"/>
    <w:rsid w:val="000F7DAE"/>
    <w:rsid w:val="001015D7"/>
    <w:rsid w:val="00101C57"/>
    <w:rsid w:val="00101DF4"/>
    <w:rsid w:val="00102307"/>
    <w:rsid w:val="00102412"/>
    <w:rsid w:val="00102543"/>
    <w:rsid w:val="0010388A"/>
    <w:rsid w:val="001042D0"/>
    <w:rsid w:val="00111260"/>
    <w:rsid w:val="0011169D"/>
    <w:rsid w:val="001138F9"/>
    <w:rsid w:val="001139B4"/>
    <w:rsid w:val="001144E5"/>
    <w:rsid w:val="001144F2"/>
    <w:rsid w:val="00114E59"/>
    <w:rsid w:val="00115692"/>
    <w:rsid w:val="00115AC9"/>
    <w:rsid w:val="00117354"/>
    <w:rsid w:val="0011763A"/>
    <w:rsid w:val="00120069"/>
    <w:rsid w:val="001202AA"/>
    <w:rsid w:val="00120578"/>
    <w:rsid w:val="001212C5"/>
    <w:rsid w:val="001226D5"/>
    <w:rsid w:val="00122BE6"/>
    <w:rsid w:val="00123ABE"/>
    <w:rsid w:val="00126E8B"/>
    <w:rsid w:val="00127AA5"/>
    <w:rsid w:val="00131C1E"/>
    <w:rsid w:val="001320F7"/>
    <w:rsid w:val="00132586"/>
    <w:rsid w:val="00132F88"/>
    <w:rsid w:val="001332E6"/>
    <w:rsid w:val="001366E5"/>
    <w:rsid w:val="00137B4C"/>
    <w:rsid w:val="001406EE"/>
    <w:rsid w:val="00142170"/>
    <w:rsid w:val="001429E8"/>
    <w:rsid w:val="00142BB5"/>
    <w:rsid w:val="001441C5"/>
    <w:rsid w:val="0014518C"/>
    <w:rsid w:val="00145B63"/>
    <w:rsid w:val="00146298"/>
    <w:rsid w:val="001467A3"/>
    <w:rsid w:val="0014699D"/>
    <w:rsid w:val="00147B70"/>
    <w:rsid w:val="00153514"/>
    <w:rsid w:val="00154D43"/>
    <w:rsid w:val="001553D4"/>
    <w:rsid w:val="001563AF"/>
    <w:rsid w:val="001568A4"/>
    <w:rsid w:val="00156ED0"/>
    <w:rsid w:val="001603AE"/>
    <w:rsid w:val="001613D9"/>
    <w:rsid w:val="00162414"/>
    <w:rsid w:val="00163A93"/>
    <w:rsid w:val="00165AE4"/>
    <w:rsid w:val="00165D0E"/>
    <w:rsid w:val="001723A9"/>
    <w:rsid w:val="0017250D"/>
    <w:rsid w:val="00172606"/>
    <w:rsid w:val="00172999"/>
    <w:rsid w:val="00174002"/>
    <w:rsid w:val="00174574"/>
    <w:rsid w:val="00174947"/>
    <w:rsid w:val="00174C96"/>
    <w:rsid w:val="00175BA0"/>
    <w:rsid w:val="00175D8C"/>
    <w:rsid w:val="00176079"/>
    <w:rsid w:val="00176448"/>
    <w:rsid w:val="00176D06"/>
    <w:rsid w:val="00180523"/>
    <w:rsid w:val="001805DB"/>
    <w:rsid w:val="001811DB"/>
    <w:rsid w:val="001821B9"/>
    <w:rsid w:val="00182538"/>
    <w:rsid w:val="00182BFF"/>
    <w:rsid w:val="00184206"/>
    <w:rsid w:val="001845D8"/>
    <w:rsid w:val="00185068"/>
    <w:rsid w:val="00185CE5"/>
    <w:rsid w:val="001905D2"/>
    <w:rsid w:val="00190C8C"/>
    <w:rsid w:val="001914F5"/>
    <w:rsid w:val="00191A15"/>
    <w:rsid w:val="00192863"/>
    <w:rsid w:val="00194E82"/>
    <w:rsid w:val="001A22C7"/>
    <w:rsid w:val="001A2539"/>
    <w:rsid w:val="001A56FA"/>
    <w:rsid w:val="001A60BF"/>
    <w:rsid w:val="001A639A"/>
    <w:rsid w:val="001A6A41"/>
    <w:rsid w:val="001A6BEE"/>
    <w:rsid w:val="001A76D6"/>
    <w:rsid w:val="001B3918"/>
    <w:rsid w:val="001B5D13"/>
    <w:rsid w:val="001B65DD"/>
    <w:rsid w:val="001B7A7A"/>
    <w:rsid w:val="001B7D4C"/>
    <w:rsid w:val="001B7E96"/>
    <w:rsid w:val="001C0024"/>
    <w:rsid w:val="001C0732"/>
    <w:rsid w:val="001C186A"/>
    <w:rsid w:val="001C1A36"/>
    <w:rsid w:val="001C223C"/>
    <w:rsid w:val="001C2FDC"/>
    <w:rsid w:val="001C3209"/>
    <w:rsid w:val="001C653F"/>
    <w:rsid w:val="001C7356"/>
    <w:rsid w:val="001D3FC2"/>
    <w:rsid w:val="001D438D"/>
    <w:rsid w:val="001D6101"/>
    <w:rsid w:val="001D6C5B"/>
    <w:rsid w:val="001D72A3"/>
    <w:rsid w:val="001D755B"/>
    <w:rsid w:val="001E085C"/>
    <w:rsid w:val="001E0D2A"/>
    <w:rsid w:val="001E1E0D"/>
    <w:rsid w:val="001E3ED1"/>
    <w:rsid w:val="001E4276"/>
    <w:rsid w:val="001E611B"/>
    <w:rsid w:val="001E7B93"/>
    <w:rsid w:val="001F112B"/>
    <w:rsid w:val="001F15AD"/>
    <w:rsid w:val="001F1A20"/>
    <w:rsid w:val="001F215D"/>
    <w:rsid w:val="001F2415"/>
    <w:rsid w:val="001F26F5"/>
    <w:rsid w:val="001F2AC6"/>
    <w:rsid w:val="001F2CE2"/>
    <w:rsid w:val="001F3657"/>
    <w:rsid w:val="001F3A1F"/>
    <w:rsid w:val="001F3FCC"/>
    <w:rsid w:val="001F4A62"/>
    <w:rsid w:val="001F62C0"/>
    <w:rsid w:val="001F65BE"/>
    <w:rsid w:val="002000C0"/>
    <w:rsid w:val="0020027C"/>
    <w:rsid w:val="00200354"/>
    <w:rsid w:val="00202A5A"/>
    <w:rsid w:val="00202F19"/>
    <w:rsid w:val="002037E2"/>
    <w:rsid w:val="00204ADD"/>
    <w:rsid w:val="00206AD2"/>
    <w:rsid w:val="00211140"/>
    <w:rsid w:val="00212C7F"/>
    <w:rsid w:val="00214205"/>
    <w:rsid w:val="00215262"/>
    <w:rsid w:val="002157D6"/>
    <w:rsid w:val="002162C1"/>
    <w:rsid w:val="002177F5"/>
    <w:rsid w:val="0022056D"/>
    <w:rsid w:val="00221AD6"/>
    <w:rsid w:val="00222E2A"/>
    <w:rsid w:val="00223A4D"/>
    <w:rsid w:val="00223EA2"/>
    <w:rsid w:val="00224E5B"/>
    <w:rsid w:val="00225117"/>
    <w:rsid w:val="0022761D"/>
    <w:rsid w:val="00231FC9"/>
    <w:rsid w:val="002321E2"/>
    <w:rsid w:val="00232A2C"/>
    <w:rsid w:val="00233003"/>
    <w:rsid w:val="00234436"/>
    <w:rsid w:val="002353BC"/>
    <w:rsid w:val="002358DC"/>
    <w:rsid w:val="00236C7B"/>
    <w:rsid w:val="00237E74"/>
    <w:rsid w:val="00237FAD"/>
    <w:rsid w:val="00240F9F"/>
    <w:rsid w:val="002421F8"/>
    <w:rsid w:val="00242271"/>
    <w:rsid w:val="002431EF"/>
    <w:rsid w:val="00243F26"/>
    <w:rsid w:val="00245FA6"/>
    <w:rsid w:val="00246144"/>
    <w:rsid w:val="002465B6"/>
    <w:rsid w:val="00247EBE"/>
    <w:rsid w:val="00250134"/>
    <w:rsid w:val="00250E89"/>
    <w:rsid w:val="00251677"/>
    <w:rsid w:val="00255144"/>
    <w:rsid w:val="0025525B"/>
    <w:rsid w:val="00255EB7"/>
    <w:rsid w:val="00255FA1"/>
    <w:rsid w:val="00256063"/>
    <w:rsid w:val="00261CAB"/>
    <w:rsid w:val="002640D9"/>
    <w:rsid w:val="00265B50"/>
    <w:rsid w:val="002666AA"/>
    <w:rsid w:val="002669B0"/>
    <w:rsid w:val="002672E0"/>
    <w:rsid w:val="00267F28"/>
    <w:rsid w:val="002700DD"/>
    <w:rsid w:val="002716D1"/>
    <w:rsid w:val="002720CD"/>
    <w:rsid w:val="002724FD"/>
    <w:rsid w:val="00273C19"/>
    <w:rsid w:val="002750D6"/>
    <w:rsid w:val="00276CDC"/>
    <w:rsid w:val="002814A8"/>
    <w:rsid w:val="00282A04"/>
    <w:rsid w:val="002836E3"/>
    <w:rsid w:val="002846E0"/>
    <w:rsid w:val="002853FE"/>
    <w:rsid w:val="002872C9"/>
    <w:rsid w:val="002900C9"/>
    <w:rsid w:val="002919BB"/>
    <w:rsid w:val="00291F1B"/>
    <w:rsid w:val="002926CD"/>
    <w:rsid w:val="00292DFC"/>
    <w:rsid w:val="002950FA"/>
    <w:rsid w:val="00296342"/>
    <w:rsid w:val="00296D46"/>
    <w:rsid w:val="0029753D"/>
    <w:rsid w:val="002A0A44"/>
    <w:rsid w:val="002A258B"/>
    <w:rsid w:val="002A3BB8"/>
    <w:rsid w:val="002A3DA4"/>
    <w:rsid w:val="002A4355"/>
    <w:rsid w:val="002A48E0"/>
    <w:rsid w:val="002A624E"/>
    <w:rsid w:val="002B282F"/>
    <w:rsid w:val="002B305A"/>
    <w:rsid w:val="002B472A"/>
    <w:rsid w:val="002B631A"/>
    <w:rsid w:val="002C1136"/>
    <w:rsid w:val="002C121E"/>
    <w:rsid w:val="002C1A25"/>
    <w:rsid w:val="002C29EC"/>
    <w:rsid w:val="002C6048"/>
    <w:rsid w:val="002C6AD9"/>
    <w:rsid w:val="002C7A7C"/>
    <w:rsid w:val="002D1A54"/>
    <w:rsid w:val="002D1A84"/>
    <w:rsid w:val="002D2839"/>
    <w:rsid w:val="002D3275"/>
    <w:rsid w:val="002D3BCD"/>
    <w:rsid w:val="002E0FC5"/>
    <w:rsid w:val="002E3826"/>
    <w:rsid w:val="002E61AD"/>
    <w:rsid w:val="002F2BFF"/>
    <w:rsid w:val="002F2FD9"/>
    <w:rsid w:val="002F3377"/>
    <w:rsid w:val="002F3B1F"/>
    <w:rsid w:val="002F408F"/>
    <w:rsid w:val="002F4387"/>
    <w:rsid w:val="002F524D"/>
    <w:rsid w:val="002F562F"/>
    <w:rsid w:val="002F67CB"/>
    <w:rsid w:val="002F7B96"/>
    <w:rsid w:val="00300774"/>
    <w:rsid w:val="00301735"/>
    <w:rsid w:val="00301A85"/>
    <w:rsid w:val="00302AF3"/>
    <w:rsid w:val="003032CF"/>
    <w:rsid w:val="00304727"/>
    <w:rsid w:val="00305223"/>
    <w:rsid w:val="003056E4"/>
    <w:rsid w:val="00305FFB"/>
    <w:rsid w:val="00306472"/>
    <w:rsid w:val="0031199A"/>
    <w:rsid w:val="00314296"/>
    <w:rsid w:val="003146F1"/>
    <w:rsid w:val="003150FC"/>
    <w:rsid w:val="003152EC"/>
    <w:rsid w:val="003168FD"/>
    <w:rsid w:val="00316DFC"/>
    <w:rsid w:val="00317FF4"/>
    <w:rsid w:val="00320C2B"/>
    <w:rsid w:val="00322DDC"/>
    <w:rsid w:val="00322E1E"/>
    <w:rsid w:val="00326BAB"/>
    <w:rsid w:val="0032725B"/>
    <w:rsid w:val="00327378"/>
    <w:rsid w:val="00327B7A"/>
    <w:rsid w:val="0033151B"/>
    <w:rsid w:val="0033174F"/>
    <w:rsid w:val="003322A4"/>
    <w:rsid w:val="00334582"/>
    <w:rsid w:val="0033644C"/>
    <w:rsid w:val="003368F2"/>
    <w:rsid w:val="00337145"/>
    <w:rsid w:val="00340710"/>
    <w:rsid w:val="0034349C"/>
    <w:rsid w:val="00343AB1"/>
    <w:rsid w:val="0034470E"/>
    <w:rsid w:val="00345FAC"/>
    <w:rsid w:val="003513D7"/>
    <w:rsid w:val="00351A17"/>
    <w:rsid w:val="00351C4D"/>
    <w:rsid w:val="00352BC6"/>
    <w:rsid w:val="003558F1"/>
    <w:rsid w:val="003572BD"/>
    <w:rsid w:val="003600BE"/>
    <w:rsid w:val="003613B8"/>
    <w:rsid w:val="003625A4"/>
    <w:rsid w:val="0036304E"/>
    <w:rsid w:val="00364220"/>
    <w:rsid w:val="003644EB"/>
    <w:rsid w:val="0036533C"/>
    <w:rsid w:val="00366FAE"/>
    <w:rsid w:val="00372F54"/>
    <w:rsid w:val="003755BF"/>
    <w:rsid w:val="003764F3"/>
    <w:rsid w:val="00380565"/>
    <w:rsid w:val="003807DD"/>
    <w:rsid w:val="0038093F"/>
    <w:rsid w:val="00380D6E"/>
    <w:rsid w:val="00381100"/>
    <w:rsid w:val="00381BD7"/>
    <w:rsid w:val="003829A2"/>
    <w:rsid w:val="00384D3C"/>
    <w:rsid w:val="00384D94"/>
    <w:rsid w:val="00385FB3"/>
    <w:rsid w:val="00387600"/>
    <w:rsid w:val="00390BFB"/>
    <w:rsid w:val="003923BC"/>
    <w:rsid w:val="00392772"/>
    <w:rsid w:val="003927B3"/>
    <w:rsid w:val="003928A8"/>
    <w:rsid w:val="0039700A"/>
    <w:rsid w:val="0039703E"/>
    <w:rsid w:val="00397E24"/>
    <w:rsid w:val="003A199E"/>
    <w:rsid w:val="003A1A9B"/>
    <w:rsid w:val="003A37A3"/>
    <w:rsid w:val="003A41A0"/>
    <w:rsid w:val="003A4ACF"/>
    <w:rsid w:val="003A6A19"/>
    <w:rsid w:val="003A7218"/>
    <w:rsid w:val="003A7398"/>
    <w:rsid w:val="003A7F6A"/>
    <w:rsid w:val="003B35A0"/>
    <w:rsid w:val="003B474A"/>
    <w:rsid w:val="003B5DF4"/>
    <w:rsid w:val="003C1A03"/>
    <w:rsid w:val="003C291D"/>
    <w:rsid w:val="003C2958"/>
    <w:rsid w:val="003C3176"/>
    <w:rsid w:val="003C42C1"/>
    <w:rsid w:val="003C5FE9"/>
    <w:rsid w:val="003D209A"/>
    <w:rsid w:val="003D4F46"/>
    <w:rsid w:val="003D512F"/>
    <w:rsid w:val="003D5AED"/>
    <w:rsid w:val="003D6184"/>
    <w:rsid w:val="003E23F5"/>
    <w:rsid w:val="003E4352"/>
    <w:rsid w:val="003E4A86"/>
    <w:rsid w:val="003E522E"/>
    <w:rsid w:val="003E64AF"/>
    <w:rsid w:val="003E6558"/>
    <w:rsid w:val="003E7562"/>
    <w:rsid w:val="003E7F28"/>
    <w:rsid w:val="003F0973"/>
    <w:rsid w:val="003F0C9F"/>
    <w:rsid w:val="003F26B5"/>
    <w:rsid w:val="003F2847"/>
    <w:rsid w:val="003F4391"/>
    <w:rsid w:val="003F53FF"/>
    <w:rsid w:val="003F676E"/>
    <w:rsid w:val="003F70E2"/>
    <w:rsid w:val="003F730F"/>
    <w:rsid w:val="00400AE3"/>
    <w:rsid w:val="00400B97"/>
    <w:rsid w:val="00400C51"/>
    <w:rsid w:val="00400DF7"/>
    <w:rsid w:val="00401103"/>
    <w:rsid w:val="00401A65"/>
    <w:rsid w:val="00402626"/>
    <w:rsid w:val="00403633"/>
    <w:rsid w:val="00404179"/>
    <w:rsid w:val="004049EB"/>
    <w:rsid w:val="00411BA9"/>
    <w:rsid w:val="00411FA5"/>
    <w:rsid w:val="004149F7"/>
    <w:rsid w:val="004152B9"/>
    <w:rsid w:val="004157F3"/>
    <w:rsid w:val="004175DE"/>
    <w:rsid w:val="004222C3"/>
    <w:rsid w:val="00422ED5"/>
    <w:rsid w:val="0042432E"/>
    <w:rsid w:val="00424BA2"/>
    <w:rsid w:val="0042774A"/>
    <w:rsid w:val="00431164"/>
    <w:rsid w:val="00431E88"/>
    <w:rsid w:val="00432BDE"/>
    <w:rsid w:val="00432F86"/>
    <w:rsid w:val="0043338E"/>
    <w:rsid w:val="004335B7"/>
    <w:rsid w:val="004335CA"/>
    <w:rsid w:val="004335D3"/>
    <w:rsid w:val="00436327"/>
    <w:rsid w:val="00437D33"/>
    <w:rsid w:val="00440F60"/>
    <w:rsid w:val="00442423"/>
    <w:rsid w:val="00443B20"/>
    <w:rsid w:val="004454F9"/>
    <w:rsid w:val="00445F84"/>
    <w:rsid w:val="00446B0B"/>
    <w:rsid w:val="00446C56"/>
    <w:rsid w:val="00446F3E"/>
    <w:rsid w:val="00451303"/>
    <w:rsid w:val="00451882"/>
    <w:rsid w:val="004519DA"/>
    <w:rsid w:val="00451BD2"/>
    <w:rsid w:val="004530DE"/>
    <w:rsid w:val="00453C69"/>
    <w:rsid w:val="00453F81"/>
    <w:rsid w:val="00454356"/>
    <w:rsid w:val="00454719"/>
    <w:rsid w:val="0045568F"/>
    <w:rsid w:val="00457831"/>
    <w:rsid w:val="004612AE"/>
    <w:rsid w:val="00461612"/>
    <w:rsid w:val="00462BBA"/>
    <w:rsid w:val="00463C2D"/>
    <w:rsid w:val="004641EA"/>
    <w:rsid w:val="00464A58"/>
    <w:rsid w:val="00465299"/>
    <w:rsid w:val="0047016A"/>
    <w:rsid w:val="004709F8"/>
    <w:rsid w:val="00471213"/>
    <w:rsid w:val="004714D9"/>
    <w:rsid w:val="00471888"/>
    <w:rsid w:val="004724D7"/>
    <w:rsid w:val="00473B63"/>
    <w:rsid w:val="00475480"/>
    <w:rsid w:val="004811BA"/>
    <w:rsid w:val="00481271"/>
    <w:rsid w:val="004817AB"/>
    <w:rsid w:val="00481E90"/>
    <w:rsid w:val="004821CC"/>
    <w:rsid w:val="00483488"/>
    <w:rsid w:val="00486655"/>
    <w:rsid w:val="004871C5"/>
    <w:rsid w:val="00490437"/>
    <w:rsid w:val="00492AB0"/>
    <w:rsid w:val="00492B28"/>
    <w:rsid w:val="00493E8B"/>
    <w:rsid w:val="004978F0"/>
    <w:rsid w:val="004A087E"/>
    <w:rsid w:val="004A0E64"/>
    <w:rsid w:val="004A11ED"/>
    <w:rsid w:val="004A2BA4"/>
    <w:rsid w:val="004A3758"/>
    <w:rsid w:val="004A4231"/>
    <w:rsid w:val="004A4444"/>
    <w:rsid w:val="004A60A3"/>
    <w:rsid w:val="004A647A"/>
    <w:rsid w:val="004A7C11"/>
    <w:rsid w:val="004B19E0"/>
    <w:rsid w:val="004B1AEA"/>
    <w:rsid w:val="004B1B1F"/>
    <w:rsid w:val="004B2A95"/>
    <w:rsid w:val="004B3042"/>
    <w:rsid w:val="004B3BFC"/>
    <w:rsid w:val="004B3C1B"/>
    <w:rsid w:val="004B46E0"/>
    <w:rsid w:val="004B4805"/>
    <w:rsid w:val="004B5A7A"/>
    <w:rsid w:val="004B677E"/>
    <w:rsid w:val="004B7608"/>
    <w:rsid w:val="004C0C62"/>
    <w:rsid w:val="004C264F"/>
    <w:rsid w:val="004C2FD4"/>
    <w:rsid w:val="004C316F"/>
    <w:rsid w:val="004C3377"/>
    <w:rsid w:val="004C3ACC"/>
    <w:rsid w:val="004C4676"/>
    <w:rsid w:val="004C5D9D"/>
    <w:rsid w:val="004C75AF"/>
    <w:rsid w:val="004C77B8"/>
    <w:rsid w:val="004C7FD0"/>
    <w:rsid w:val="004D0333"/>
    <w:rsid w:val="004D16BC"/>
    <w:rsid w:val="004D218E"/>
    <w:rsid w:val="004D2C35"/>
    <w:rsid w:val="004D3BE4"/>
    <w:rsid w:val="004D53A1"/>
    <w:rsid w:val="004D6D73"/>
    <w:rsid w:val="004E0071"/>
    <w:rsid w:val="004E0243"/>
    <w:rsid w:val="004E104B"/>
    <w:rsid w:val="004E16C2"/>
    <w:rsid w:val="004E2124"/>
    <w:rsid w:val="004E2B33"/>
    <w:rsid w:val="004E404B"/>
    <w:rsid w:val="004E4932"/>
    <w:rsid w:val="004E5248"/>
    <w:rsid w:val="004E71E7"/>
    <w:rsid w:val="004E74B9"/>
    <w:rsid w:val="004F0C17"/>
    <w:rsid w:val="004F0EDD"/>
    <w:rsid w:val="004F27CA"/>
    <w:rsid w:val="004F3110"/>
    <w:rsid w:val="004F3E0D"/>
    <w:rsid w:val="004F4196"/>
    <w:rsid w:val="004F4670"/>
    <w:rsid w:val="004F4C1E"/>
    <w:rsid w:val="004F4F77"/>
    <w:rsid w:val="004F559B"/>
    <w:rsid w:val="004F732B"/>
    <w:rsid w:val="004F7F5A"/>
    <w:rsid w:val="0050497E"/>
    <w:rsid w:val="00504AE3"/>
    <w:rsid w:val="005050E2"/>
    <w:rsid w:val="00506C40"/>
    <w:rsid w:val="0050745F"/>
    <w:rsid w:val="005077E1"/>
    <w:rsid w:val="00507956"/>
    <w:rsid w:val="005115B5"/>
    <w:rsid w:val="00511867"/>
    <w:rsid w:val="00512181"/>
    <w:rsid w:val="00512269"/>
    <w:rsid w:val="005123B4"/>
    <w:rsid w:val="00512A9F"/>
    <w:rsid w:val="00512D0D"/>
    <w:rsid w:val="00513520"/>
    <w:rsid w:val="00515B0F"/>
    <w:rsid w:val="00516B84"/>
    <w:rsid w:val="0052120C"/>
    <w:rsid w:val="00521A70"/>
    <w:rsid w:val="005233F8"/>
    <w:rsid w:val="00526A29"/>
    <w:rsid w:val="00526B8C"/>
    <w:rsid w:val="0052794C"/>
    <w:rsid w:val="00527D74"/>
    <w:rsid w:val="005309C0"/>
    <w:rsid w:val="00530F30"/>
    <w:rsid w:val="00530F43"/>
    <w:rsid w:val="00533917"/>
    <w:rsid w:val="00533B7A"/>
    <w:rsid w:val="00535290"/>
    <w:rsid w:val="00536003"/>
    <w:rsid w:val="00536F97"/>
    <w:rsid w:val="00540D97"/>
    <w:rsid w:val="005416D8"/>
    <w:rsid w:val="00541CAD"/>
    <w:rsid w:val="005423FC"/>
    <w:rsid w:val="00544074"/>
    <w:rsid w:val="00545242"/>
    <w:rsid w:val="0054665C"/>
    <w:rsid w:val="00547500"/>
    <w:rsid w:val="00547EE2"/>
    <w:rsid w:val="0055116F"/>
    <w:rsid w:val="005513F6"/>
    <w:rsid w:val="0055282A"/>
    <w:rsid w:val="005532EA"/>
    <w:rsid w:val="0055544C"/>
    <w:rsid w:val="00555BB4"/>
    <w:rsid w:val="0055653E"/>
    <w:rsid w:val="00556919"/>
    <w:rsid w:val="005577B9"/>
    <w:rsid w:val="005603A6"/>
    <w:rsid w:val="00564F75"/>
    <w:rsid w:val="00565B71"/>
    <w:rsid w:val="005666AB"/>
    <w:rsid w:val="00566913"/>
    <w:rsid w:val="005700CA"/>
    <w:rsid w:val="005711F6"/>
    <w:rsid w:val="00571686"/>
    <w:rsid w:val="00571DE1"/>
    <w:rsid w:val="00571FFB"/>
    <w:rsid w:val="005721FA"/>
    <w:rsid w:val="00573EEF"/>
    <w:rsid w:val="00574F70"/>
    <w:rsid w:val="00576E4E"/>
    <w:rsid w:val="00577B81"/>
    <w:rsid w:val="00580B99"/>
    <w:rsid w:val="00580C3B"/>
    <w:rsid w:val="0058239F"/>
    <w:rsid w:val="00582D47"/>
    <w:rsid w:val="0058344F"/>
    <w:rsid w:val="00583501"/>
    <w:rsid w:val="00586217"/>
    <w:rsid w:val="00587420"/>
    <w:rsid w:val="00587553"/>
    <w:rsid w:val="00590079"/>
    <w:rsid w:val="00593039"/>
    <w:rsid w:val="00593EFF"/>
    <w:rsid w:val="00593F4C"/>
    <w:rsid w:val="005943B0"/>
    <w:rsid w:val="005959EC"/>
    <w:rsid w:val="00595D3F"/>
    <w:rsid w:val="005A0A38"/>
    <w:rsid w:val="005A10F4"/>
    <w:rsid w:val="005A18C6"/>
    <w:rsid w:val="005A3584"/>
    <w:rsid w:val="005A3B22"/>
    <w:rsid w:val="005A54EA"/>
    <w:rsid w:val="005A5A09"/>
    <w:rsid w:val="005A6F82"/>
    <w:rsid w:val="005A710E"/>
    <w:rsid w:val="005A77B8"/>
    <w:rsid w:val="005B041C"/>
    <w:rsid w:val="005B05A7"/>
    <w:rsid w:val="005B165A"/>
    <w:rsid w:val="005B1978"/>
    <w:rsid w:val="005B2121"/>
    <w:rsid w:val="005B4322"/>
    <w:rsid w:val="005B48CA"/>
    <w:rsid w:val="005B5724"/>
    <w:rsid w:val="005B65F1"/>
    <w:rsid w:val="005B666E"/>
    <w:rsid w:val="005B6A83"/>
    <w:rsid w:val="005C0750"/>
    <w:rsid w:val="005C277A"/>
    <w:rsid w:val="005C2F81"/>
    <w:rsid w:val="005C307B"/>
    <w:rsid w:val="005C310F"/>
    <w:rsid w:val="005C4CA8"/>
    <w:rsid w:val="005C7FC4"/>
    <w:rsid w:val="005D04E4"/>
    <w:rsid w:val="005D150A"/>
    <w:rsid w:val="005D2150"/>
    <w:rsid w:val="005D2567"/>
    <w:rsid w:val="005D2707"/>
    <w:rsid w:val="005D27C0"/>
    <w:rsid w:val="005D2CDE"/>
    <w:rsid w:val="005D3BD9"/>
    <w:rsid w:val="005D3C9A"/>
    <w:rsid w:val="005D561D"/>
    <w:rsid w:val="005D726D"/>
    <w:rsid w:val="005D7E40"/>
    <w:rsid w:val="005E11A0"/>
    <w:rsid w:val="005E1651"/>
    <w:rsid w:val="005E2135"/>
    <w:rsid w:val="005E232C"/>
    <w:rsid w:val="005E23D4"/>
    <w:rsid w:val="005E2BC8"/>
    <w:rsid w:val="005E31B2"/>
    <w:rsid w:val="005E340C"/>
    <w:rsid w:val="005E47C0"/>
    <w:rsid w:val="005E64E6"/>
    <w:rsid w:val="005E661E"/>
    <w:rsid w:val="005E6A81"/>
    <w:rsid w:val="005E7357"/>
    <w:rsid w:val="005E77FC"/>
    <w:rsid w:val="005F1F4B"/>
    <w:rsid w:val="005F2D4C"/>
    <w:rsid w:val="005F6C00"/>
    <w:rsid w:val="005F7360"/>
    <w:rsid w:val="005F771F"/>
    <w:rsid w:val="0060029E"/>
    <w:rsid w:val="00600C96"/>
    <w:rsid w:val="00602F23"/>
    <w:rsid w:val="00604D5A"/>
    <w:rsid w:val="00605948"/>
    <w:rsid w:val="00605E2E"/>
    <w:rsid w:val="00606833"/>
    <w:rsid w:val="00607CF1"/>
    <w:rsid w:val="0061062D"/>
    <w:rsid w:val="00614731"/>
    <w:rsid w:val="006149A3"/>
    <w:rsid w:val="00615D34"/>
    <w:rsid w:val="00616111"/>
    <w:rsid w:val="006204D9"/>
    <w:rsid w:val="006217C5"/>
    <w:rsid w:val="00621939"/>
    <w:rsid w:val="00622321"/>
    <w:rsid w:val="00622398"/>
    <w:rsid w:val="006225F0"/>
    <w:rsid w:val="0062316A"/>
    <w:rsid w:val="00623414"/>
    <w:rsid w:val="00623638"/>
    <w:rsid w:val="00623E0D"/>
    <w:rsid w:val="0062412F"/>
    <w:rsid w:val="00624308"/>
    <w:rsid w:val="006251C4"/>
    <w:rsid w:val="00626718"/>
    <w:rsid w:val="00626BBC"/>
    <w:rsid w:val="00626BED"/>
    <w:rsid w:val="00626F86"/>
    <w:rsid w:val="0063088F"/>
    <w:rsid w:val="00631765"/>
    <w:rsid w:val="0063197F"/>
    <w:rsid w:val="00633DF5"/>
    <w:rsid w:val="00634472"/>
    <w:rsid w:val="006357BC"/>
    <w:rsid w:val="0063735C"/>
    <w:rsid w:val="00637C8A"/>
    <w:rsid w:val="00641368"/>
    <w:rsid w:val="00641821"/>
    <w:rsid w:val="006429ED"/>
    <w:rsid w:val="00643DAA"/>
    <w:rsid w:val="00645A92"/>
    <w:rsid w:val="00646635"/>
    <w:rsid w:val="00646A16"/>
    <w:rsid w:val="00646C3C"/>
    <w:rsid w:val="00647785"/>
    <w:rsid w:val="00647B72"/>
    <w:rsid w:val="00652830"/>
    <w:rsid w:val="0065312E"/>
    <w:rsid w:val="0065379A"/>
    <w:rsid w:val="006542D9"/>
    <w:rsid w:val="00654469"/>
    <w:rsid w:val="006545B0"/>
    <w:rsid w:val="006547EA"/>
    <w:rsid w:val="00655337"/>
    <w:rsid w:val="00655A04"/>
    <w:rsid w:val="00656788"/>
    <w:rsid w:val="00656BEC"/>
    <w:rsid w:val="0066155F"/>
    <w:rsid w:val="00661584"/>
    <w:rsid w:val="00663081"/>
    <w:rsid w:val="00663CC1"/>
    <w:rsid w:val="00663DC5"/>
    <w:rsid w:val="00665B42"/>
    <w:rsid w:val="00667028"/>
    <w:rsid w:val="006675FA"/>
    <w:rsid w:val="00670F1C"/>
    <w:rsid w:val="00674202"/>
    <w:rsid w:val="006803C6"/>
    <w:rsid w:val="00682149"/>
    <w:rsid w:val="00682C37"/>
    <w:rsid w:val="006839EA"/>
    <w:rsid w:val="006850BE"/>
    <w:rsid w:val="0069049F"/>
    <w:rsid w:val="00690C7C"/>
    <w:rsid w:val="006922C0"/>
    <w:rsid w:val="006926A9"/>
    <w:rsid w:val="00693553"/>
    <w:rsid w:val="00693BAE"/>
    <w:rsid w:val="00693F35"/>
    <w:rsid w:val="006947E8"/>
    <w:rsid w:val="00695448"/>
    <w:rsid w:val="00695F92"/>
    <w:rsid w:val="00695FC0"/>
    <w:rsid w:val="006961D1"/>
    <w:rsid w:val="0069707F"/>
    <w:rsid w:val="00697898"/>
    <w:rsid w:val="006A1634"/>
    <w:rsid w:val="006A27D4"/>
    <w:rsid w:val="006A4BCA"/>
    <w:rsid w:val="006B1001"/>
    <w:rsid w:val="006B2EE4"/>
    <w:rsid w:val="006B3029"/>
    <w:rsid w:val="006B3047"/>
    <w:rsid w:val="006B3486"/>
    <w:rsid w:val="006B435D"/>
    <w:rsid w:val="006B4F2A"/>
    <w:rsid w:val="006B52D3"/>
    <w:rsid w:val="006B5861"/>
    <w:rsid w:val="006B6585"/>
    <w:rsid w:val="006B6D89"/>
    <w:rsid w:val="006B70F0"/>
    <w:rsid w:val="006C0C75"/>
    <w:rsid w:val="006C1A99"/>
    <w:rsid w:val="006C2198"/>
    <w:rsid w:val="006C5404"/>
    <w:rsid w:val="006C6A00"/>
    <w:rsid w:val="006C7C73"/>
    <w:rsid w:val="006D0426"/>
    <w:rsid w:val="006D0959"/>
    <w:rsid w:val="006D0DB8"/>
    <w:rsid w:val="006D108D"/>
    <w:rsid w:val="006D10FA"/>
    <w:rsid w:val="006D1C61"/>
    <w:rsid w:val="006D22AF"/>
    <w:rsid w:val="006D2E96"/>
    <w:rsid w:val="006D758D"/>
    <w:rsid w:val="006E0112"/>
    <w:rsid w:val="006E0DD0"/>
    <w:rsid w:val="006E1F85"/>
    <w:rsid w:val="006E29A7"/>
    <w:rsid w:val="006E3521"/>
    <w:rsid w:val="006E4658"/>
    <w:rsid w:val="006E4B2C"/>
    <w:rsid w:val="006E5F27"/>
    <w:rsid w:val="006E6616"/>
    <w:rsid w:val="006F1378"/>
    <w:rsid w:val="006F5338"/>
    <w:rsid w:val="006F6A8A"/>
    <w:rsid w:val="006F6F2A"/>
    <w:rsid w:val="007021F5"/>
    <w:rsid w:val="00702A69"/>
    <w:rsid w:val="00703493"/>
    <w:rsid w:val="00704DE9"/>
    <w:rsid w:val="00705343"/>
    <w:rsid w:val="00706FD7"/>
    <w:rsid w:val="00711DCA"/>
    <w:rsid w:val="007126B8"/>
    <w:rsid w:val="0071281D"/>
    <w:rsid w:val="00712D1F"/>
    <w:rsid w:val="00713E59"/>
    <w:rsid w:val="007142A9"/>
    <w:rsid w:val="0071566B"/>
    <w:rsid w:val="0071611D"/>
    <w:rsid w:val="007172E2"/>
    <w:rsid w:val="00717C1C"/>
    <w:rsid w:val="00717DE2"/>
    <w:rsid w:val="00720069"/>
    <w:rsid w:val="00721644"/>
    <w:rsid w:val="00722B35"/>
    <w:rsid w:val="00723107"/>
    <w:rsid w:val="0072429E"/>
    <w:rsid w:val="00725719"/>
    <w:rsid w:val="00730E7B"/>
    <w:rsid w:val="00732643"/>
    <w:rsid w:val="00733189"/>
    <w:rsid w:val="00733F06"/>
    <w:rsid w:val="00734C17"/>
    <w:rsid w:val="00734E05"/>
    <w:rsid w:val="00737108"/>
    <w:rsid w:val="0073736A"/>
    <w:rsid w:val="00740E1B"/>
    <w:rsid w:val="007431A8"/>
    <w:rsid w:val="007436AF"/>
    <w:rsid w:val="007441A8"/>
    <w:rsid w:val="00745590"/>
    <w:rsid w:val="007469E9"/>
    <w:rsid w:val="00747278"/>
    <w:rsid w:val="007510BC"/>
    <w:rsid w:val="007520D2"/>
    <w:rsid w:val="00754EB0"/>
    <w:rsid w:val="00755514"/>
    <w:rsid w:val="00755C74"/>
    <w:rsid w:val="00755EFE"/>
    <w:rsid w:val="00756DBA"/>
    <w:rsid w:val="007603BB"/>
    <w:rsid w:val="00760ACD"/>
    <w:rsid w:val="00761800"/>
    <w:rsid w:val="007629FB"/>
    <w:rsid w:val="00762D5C"/>
    <w:rsid w:val="007642C5"/>
    <w:rsid w:val="007643F3"/>
    <w:rsid w:val="00766485"/>
    <w:rsid w:val="00767B41"/>
    <w:rsid w:val="007704FB"/>
    <w:rsid w:val="00770C4D"/>
    <w:rsid w:val="0077264B"/>
    <w:rsid w:val="0077366E"/>
    <w:rsid w:val="0077382C"/>
    <w:rsid w:val="007739B6"/>
    <w:rsid w:val="00773F47"/>
    <w:rsid w:val="00774484"/>
    <w:rsid w:val="00774E6D"/>
    <w:rsid w:val="00775601"/>
    <w:rsid w:val="00775949"/>
    <w:rsid w:val="00775F3F"/>
    <w:rsid w:val="007776D9"/>
    <w:rsid w:val="00777B5F"/>
    <w:rsid w:val="0078065E"/>
    <w:rsid w:val="00782297"/>
    <w:rsid w:val="00782806"/>
    <w:rsid w:val="00782B53"/>
    <w:rsid w:val="00783494"/>
    <w:rsid w:val="007847FE"/>
    <w:rsid w:val="00784F7D"/>
    <w:rsid w:val="00787867"/>
    <w:rsid w:val="00787F43"/>
    <w:rsid w:val="00791727"/>
    <w:rsid w:val="00791878"/>
    <w:rsid w:val="007918C3"/>
    <w:rsid w:val="0079232F"/>
    <w:rsid w:val="007946E9"/>
    <w:rsid w:val="007A0039"/>
    <w:rsid w:val="007A11F4"/>
    <w:rsid w:val="007A4C2E"/>
    <w:rsid w:val="007A544C"/>
    <w:rsid w:val="007A712E"/>
    <w:rsid w:val="007B03D4"/>
    <w:rsid w:val="007B067E"/>
    <w:rsid w:val="007B13A4"/>
    <w:rsid w:val="007B2C26"/>
    <w:rsid w:val="007B5786"/>
    <w:rsid w:val="007C0CA2"/>
    <w:rsid w:val="007C1061"/>
    <w:rsid w:val="007C1EA4"/>
    <w:rsid w:val="007C1EE6"/>
    <w:rsid w:val="007C3A7D"/>
    <w:rsid w:val="007C4B9C"/>
    <w:rsid w:val="007D09DB"/>
    <w:rsid w:val="007D0E8E"/>
    <w:rsid w:val="007D123E"/>
    <w:rsid w:val="007D2250"/>
    <w:rsid w:val="007D36B7"/>
    <w:rsid w:val="007D45AA"/>
    <w:rsid w:val="007D4ADD"/>
    <w:rsid w:val="007D50B4"/>
    <w:rsid w:val="007D5151"/>
    <w:rsid w:val="007D5584"/>
    <w:rsid w:val="007D5678"/>
    <w:rsid w:val="007D61BB"/>
    <w:rsid w:val="007D6D23"/>
    <w:rsid w:val="007D6D6A"/>
    <w:rsid w:val="007E0377"/>
    <w:rsid w:val="007E0AA3"/>
    <w:rsid w:val="007E4226"/>
    <w:rsid w:val="007E4730"/>
    <w:rsid w:val="007E5E2B"/>
    <w:rsid w:val="007E6787"/>
    <w:rsid w:val="007E728B"/>
    <w:rsid w:val="007F2228"/>
    <w:rsid w:val="007F32E5"/>
    <w:rsid w:val="007F7FA3"/>
    <w:rsid w:val="008007FA"/>
    <w:rsid w:val="00802069"/>
    <w:rsid w:val="008034EE"/>
    <w:rsid w:val="008050A3"/>
    <w:rsid w:val="0080545A"/>
    <w:rsid w:val="00807245"/>
    <w:rsid w:val="00807674"/>
    <w:rsid w:val="008112B4"/>
    <w:rsid w:val="00811B8C"/>
    <w:rsid w:val="00814AD3"/>
    <w:rsid w:val="008150FA"/>
    <w:rsid w:val="00816177"/>
    <w:rsid w:val="00820695"/>
    <w:rsid w:val="00821BA2"/>
    <w:rsid w:val="00821BCB"/>
    <w:rsid w:val="00822470"/>
    <w:rsid w:val="008233B8"/>
    <w:rsid w:val="008234A3"/>
    <w:rsid w:val="008306E8"/>
    <w:rsid w:val="008320BD"/>
    <w:rsid w:val="00832D88"/>
    <w:rsid w:val="00833C97"/>
    <w:rsid w:val="008342FE"/>
    <w:rsid w:val="008345FF"/>
    <w:rsid w:val="00834F16"/>
    <w:rsid w:val="00835A1E"/>
    <w:rsid w:val="00836463"/>
    <w:rsid w:val="00837EFA"/>
    <w:rsid w:val="00842420"/>
    <w:rsid w:val="00842F23"/>
    <w:rsid w:val="008436E9"/>
    <w:rsid w:val="00844063"/>
    <w:rsid w:val="00844253"/>
    <w:rsid w:val="008448C3"/>
    <w:rsid w:val="00844B8B"/>
    <w:rsid w:val="00844EA7"/>
    <w:rsid w:val="00845BBD"/>
    <w:rsid w:val="0084733A"/>
    <w:rsid w:val="008474A8"/>
    <w:rsid w:val="00851091"/>
    <w:rsid w:val="00851F9B"/>
    <w:rsid w:val="00852294"/>
    <w:rsid w:val="00852F45"/>
    <w:rsid w:val="00853B14"/>
    <w:rsid w:val="00853BD5"/>
    <w:rsid w:val="00855BE9"/>
    <w:rsid w:val="0085637B"/>
    <w:rsid w:val="00860443"/>
    <w:rsid w:val="00860A50"/>
    <w:rsid w:val="00860B0B"/>
    <w:rsid w:val="00860B21"/>
    <w:rsid w:val="00860F01"/>
    <w:rsid w:val="00861C26"/>
    <w:rsid w:val="00861C94"/>
    <w:rsid w:val="008631BB"/>
    <w:rsid w:val="00863955"/>
    <w:rsid w:val="00864695"/>
    <w:rsid w:val="00864D44"/>
    <w:rsid w:val="00865958"/>
    <w:rsid w:val="0086600A"/>
    <w:rsid w:val="00867C94"/>
    <w:rsid w:val="0087062F"/>
    <w:rsid w:val="00874B74"/>
    <w:rsid w:val="0087599C"/>
    <w:rsid w:val="00875F88"/>
    <w:rsid w:val="00877F8A"/>
    <w:rsid w:val="00880837"/>
    <w:rsid w:val="00881D3B"/>
    <w:rsid w:val="008827BA"/>
    <w:rsid w:val="00882C00"/>
    <w:rsid w:val="00883E7E"/>
    <w:rsid w:val="00891D5B"/>
    <w:rsid w:val="0089216B"/>
    <w:rsid w:val="00893D25"/>
    <w:rsid w:val="00893F5D"/>
    <w:rsid w:val="00894EFE"/>
    <w:rsid w:val="00895029"/>
    <w:rsid w:val="008961D2"/>
    <w:rsid w:val="008974BA"/>
    <w:rsid w:val="008A0F23"/>
    <w:rsid w:val="008A282F"/>
    <w:rsid w:val="008A2C7C"/>
    <w:rsid w:val="008A2FA3"/>
    <w:rsid w:val="008A43EA"/>
    <w:rsid w:val="008A578A"/>
    <w:rsid w:val="008A5A60"/>
    <w:rsid w:val="008B052B"/>
    <w:rsid w:val="008B37EF"/>
    <w:rsid w:val="008B4DAE"/>
    <w:rsid w:val="008B553F"/>
    <w:rsid w:val="008B698B"/>
    <w:rsid w:val="008B69FD"/>
    <w:rsid w:val="008B6D8E"/>
    <w:rsid w:val="008B7B4E"/>
    <w:rsid w:val="008C4A02"/>
    <w:rsid w:val="008C4E8E"/>
    <w:rsid w:val="008C56E2"/>
    <w:rsid w:val="008C5C7A"/>
    <w:rsid w:val="008C6A71"/>
    <w:rsid w:val="008C72A3"/>
    <w:rsid w:val="008D1507"/>
    <w:rsid w:val="008D29F1"/>
    <w:rsid w:val="008D50D7"/>
    <w:rsid w:val="008D52D5"/>
    <w:rsid w:val="008D5C8B"/>
    <w:rsid w:val="008D7787"/>
    <w:rsid w:val="008D7963"/>
    <w:rsid w:val="008E0947"/>
    <w:rsid w:val="008E161F"/>
    <w:rsid w:val="008E5474"/>
    <w:rsid w:val="008E59E7"/>
    <w:rsid w:val="008E6A0D"/>
    <w:rsid w:val="008F059D"/>
    <w:rsid w:val="008F146A"/>
    <w:rsid w:val="008F237D"/>
    <w:rsid w:val="008F31B6"/>
    <w:rsid w:val="008F42FB"/>
    <w:rsid w:val="008F7BBC"/>
    <w:rsid w:val="00901356"/>
    <w:rsid w:val="00902302"/>
    <w:rsid w:val="00902671"/>
    <w:rsid w:val="009027F4"/>
    <w:rsid w:val="00903B98"/>
    <w:rsid w:val="009043B6"/>
    <w:rsid w:val="009049AE"/>
    <w:rsid w:val="0090528D"/>
    <w:rsid w:val="00905497"/>
    <w:rsid w:val="009056FB"/>
    <w:rsid w:val="0090778D"/>
    <w:rsid w:val="00907BA8"/>
    <w:rsid w:val="00910224"/>
    <w:rsid w:val="00910C00"/>
    <w:rsid w:val="0091168E"/>
    <w:rsid w:val="00912904"/>
    <w:rsid w:val="00913ED1"/>
    <w:rsid w:val="009142A2"/>
    <w:rsid w:val="0091496F"/>
    <w:rsid w:val="00915B46"/>
    <w:rsid w:val="00916031"/>
    <w:rsid w:val="009166C5"/>
    <w:rsid w:val="009169BF"/>
    <w:rsid w:val="00916C2A"/>
    <w:rsid w:val="009170AD"/>
    <w:rsid w:val="00921A02"/>
    <w:rsid w:val="00921C14"/>
    <w:rsid w:val="00923675"/>
    <w:rsid w:val="00923DBE"/>
    <w:rsid w:val="00924105"/>
    <w:rsid w:val="009246ED"/>
    <w:rsid w:val="00925BB8"/>
    <w:rsid w:val="00926044"/>
    <w:rsid w:val="009264DE"/>
    <w:rsid w:val="009266DA"/>
    <w:rsid w:val="009315BE"/>
    <w:rsid w:val="00931F7F"/>
    <w:rsid w:val="0093475E"/>
    <w:rsid w:val="00936657"/>
    <w:rsid w:val="00936F6D"/>
    <w:rsid w:val="00940978"/>
    <w:rsid w:val="009412F7"/>
    <w:rsid w:val="00941A20"/>
    <w:rsid w:val="009428F0"/>
    <w:rsid w:val="00943508"/>
    <w:rsid w:val="00945827"/>
    <w:rsid w:val="00947497"/>
    <w:rsid w:val="00950289"/>
    <w:rsid w:val="00952666"/>
    <w:rsid w:val="009549BD"/>
    <w:rsid w:val="0095641B"/>
    <w:rsid w:val="009574BB"/>
    <w:rsid w:val="00957A9A"/>
    <w:rsid w:val="00957E6D"/>
    <w:rsid w:val="00960557"/>
    <w:rsid w:val="00962726"/>
    <w:rsid w:val="009641B7"/>
    <w:rsid w:val="009642BD"/>
    <w:rsid w:val="00964877"/>
    <w:rsid w:val="0096496F"/>
    <w:rsid w:val="00964A79"/>
    <w:rsid w:val="00965D3D"/>
    <w:rsid w:val="00966794"/>
    <w:rsid w:val="00966DA0"/>
    <w:rsid w:val="00967BB0"/>
    <w:rsid w:val="00970D51"/>
    <w:rsid w:val="00970E96"/>
    <w:rsid w:val="00971FA7"/>
    <w:rsid w:val="009721C7"/>
    <w:rsid w:val="009725AB"/>
    <w:rsid w:val="00973A7F"/>
    <w:rsid w:val="00974C2E"/>
    <w:rsid w:val="00975EEB"/>
    <w:rsid w:val="009766DD"/>
    <w:rsid w:val="00976C90"/>
    <w:rsid w:val="00980E0F"/>
    <w:rsid w:val="009822C7"/>
    <w:rsid w:val="0098319E"/>
    <w:rsid w:val="00983BC2"/>
    <w:rsid w:val="009844A9"/>
    <w:rsid w:val="00984E66"/>
    <w:rsid w:val="00986838"/>
    <w:rsid w:val="009873E8"/>
    <w:rsid w:val="009875D6"/>
    <w:rsid w:val="009907BF"/>
    <w:rsid w:val="009910CD"/>
    <w:rsid w:val="009924AF"/>
    <w:rsid w:val="00992850"/>
    <w:rsid w:val="00993476"/>
    <w:rsid w:val="00994412"/>
    <w:rsid w:val="00994D6E"/>
    <w:rsid w:val="0099506A"/>
    <w:rsid w:val="0099559E"/>
    <w:rsid w:val="009A0458"/>
    <w:rsid w:val="009A0619"/>
    <w:rsid w:val="009A0834"/>
    <w:rsid w:val="009A2981"/>
    <w:rsid w:val="009A411A"/>
    <w:rsid w:val="009A606C"/>
    <w:rsid w:val="009A69CF"/>
    <w:rsid w:val="009B0BCD"/>
    <w:rsid w:val="009B17E2"/>
    <w:rsid w:val="009B2A46"/>
    <w:rsid w:val="009B356A"/>
    <w:rsid w:val="009B37B0"/>
    <w:rsid w:val="009B49E3"/>
    <w:rsid w:val="009B4DA2"/>
    <w:rsid w:val="009B4DDD"/>
    <w:rsid w:val="009B4ED3"/>
    <w:rsid w:val="009B51A0"/>
    <w:rsid w:val="009B5EFA"/>
    <w:rsid w:val="009C134F"/>
    <w:rsid w:val="009C2A71"/>
    <w:rsid w:val="009C4F5A"/>
    <w:rsid w:val="009C7BE8"/>
    <w:rsid w:val="009C7C70"/>
    <w:rsid w:val="009D1394"/>
    <w:rsid w:val="009D1F89"/>
    <w:rsid w:val="009D2A59"/>
    <w:rsid w:val="009D375A"/>
    <w:rsid w:val="009D3AE4"/>
    <w:rsid w:val="009D4293"/>
    <w:rsid w:val="009D42D7"/>
    <w:rsid w:val="009D615D"/>
    <w:rsid w:val="009E096B"/>
    <w:rsid w:val="009E1D47"/>
    <w:rsid w:val="009E2E41"/>
    <w:rsid w:val="009E3A92"/>
    <w:rsid w:val="009E435B"/>
    <w:rsid w:val="009E5928"/>
    <w:rsid w:val="009E70E8"/>
    <w:rsid w:val="009F383C"/>
    <w:rsid w:val="009F4878"/>
    <w:rsid w:val="009F52C5"/>
    <w:rsid w:val="00A0002C"/>
    <w:rsid w:val="00A00BAB"/>
    <w:rsid w:val="00A00C3E"/>
    <w:rsid w:val="00A0199B"/>
    <w:rsid w:val="00A02227"/>
    <w:rsid w:val="00A0223A"/>
    <w:rsid w:val="00A0234D"/>
    <w:rsid w:val="00A03257"/>
    <w:rsid w:val="00A04367"/>
    <w:rsid w:val="00A0703C"/>
    <w:rsid w:val="00A07335"/>
    <w:rsid w:val="00A07822"/>
    <w:rsid w:val="00A07A3D"/>
    <w:rsid w:val="00A11065"/>
    <w:rsid w:val="00A1237E"/>
    <w:rsid w:val="00A148FD"/>
    <w:rsid w:val="00A15713"/>
    <w:rsid w:val="00A16309"/>
    <w:rsid w:val="00A16933"/>
    <w:rsid w:val="00A16ED0"/>
    <w:rsid w:val="00A20C73"/>
    <w:rsid w:val="00A219CA"/>
    <w:rsid w:val="00A21F2F"/>
    <w:rsid w:val="00A21FCA"/>
    <w:rsid w:val="00A221A1"/>
    <w:rsid w:val="00A24A1A"/>
    <w:rsid w:val="00A25683"/>
    <w:rsid w:val="00A25BCE"/>
    <w:rsid w:val="00A2738F"/>
    <w:rsid w:val="00A275E8"/>
    <w:rsid w:val="00A27C4B"/>
    <w:rsid w:val="00A30E00"/>
    <w:rsid w:val="00A31537"/>
    <w:rsid w:val="00A31C97"/>
    <w:rsid w:val="00A3408E"/>
    <w:rsid w:val="00A3496C"/>
    <w:rsid w:val="00A3573B"/>
    <w:rsid w:val="00A423FA"/>
    <w:rsid w:val="00A43003"/>
    <w:rsid w:val="00A44A69"/>
    <w:rsid w:val="00A450FA"/>
    <w:rsid w:val="00A4679E"/>
    <w:rsid w:val="00A467B7"/>
    <w:rsid w:val="00A479AE"/>
    <w:rsid w:val="00A504E2"/>
    <w:rsid w:val="00A50C02"/>
    <w:rsid w:val="00A50D03"/>
    <w:rsid w:val="00A51424"/>
    <w:rsid w:val="00A51E15"/>
    <w:rsid w:val="00A51F2C"/>
    <w:rsid w:val="00A54B68"/>
    <w:rsid w:val="00A554A7"/>
    <w:rsid w:val="00A600F2"/>
    <w:rsid w:val="00A627F2"/>
    <w:rsid w:val="00A62B25"/>
    <w:rsid w:val="00A63DF8"/>
    <w:rsid w:val="00A647FC"/>
    <w:rsid w:val="00A656A3"/>
    <w:rsid w:val="00A67A03"/>
    <w:rsid w:val="00A70225"/>
    <w:rsid w:val="00A71372"/>
    <w:rsid w:val="00A71A77"/>
    <w:rsid w:val="00A74336"/>
    <w:rsid w:val="00A74B70"/>
    <w:rsid w:val="00A74BD3"/>
    <w:rsid w:val="00A7749E"/>
    <w:rsid w:val="00A80292"/>
    <w:rsid w:val="00A8031A"/>
    <w:rsid w:val="00A80458"/>
    <w:rsid w:val="00A81429"/>
    <w:rsid w:val="00A8173B"/>
    <w:rsid w:val="00A82E4F"/>
    <w:rsid w:val="00A83E20"/>
    <w:rsid w:val="00A83E69"/>
    <w:rsid w:val="00A84886"/>
    <w:rsid w:val="00A84A49"/>
    <w:rsid w:val="00A84D7B"/>
    <w:rsid w:val="00A85126"/>
    <w:rsid w:val="00A85B6E"/>
    <w:rsid w:val="00A86E29"/>
    <w:rsid w:val="00A90298"/>
    <w:rsid w:val="00A91B24"/>
    <w:rsid w:val="00A93ADF"/>
    <w:rsid w:val="00A94B5F"/>
    <w:rsid w:val="00A9516F"/>
    <w:rsid w:val="00A96D14"/>
    <w:rsid w:val="00A9704E"/>
    <w:rsid w:val="00AA1FD6"/>
    <w:rsid w:val="00AA2AE9"/>
    <w:rsid w:val="00AA4390"/>
    <w:rsid w:val="00AB0CA9"/>
    <w:rsid w:val="00AB14EC"/>
    <w:rsid w:val="00AB1F82"/>
    <w:rsid w:val="00AB20A3"/>
    <w:rsid w:val="00AB2728"/>
    <w:rsid w:val="00AB32F2"/>
    <w:rsid w:val="00AB76E9"/>
    <w:rsid w:val="00AC282E"/>
    <w:rsid w:val="00AC30A3"/>
    <w:rsid w:val="00AC40CD"/>
    <w:rsid w:val="00AC50F1"/>
    <w:rsid w:val="00AC779E"/>
    <w:rsid w:val="00AD16FB"/>
    <w:rsid w:val="00AD3A40"/>
    <w:rsid w:val="00AD3B25"/>
    <w:rsid w:val="00AD46E5"/>
    <w:rsid w:val="00AD4E1D"/>
    <w:rsid w:val="00AD4FA5"/>
    <w:rsid w:val="00AD6726"/>
    <w:rsid w:val="00AD7907"/>
    <w:rsid w:val="00AD7A04"/>
    <w:rsid w:val="00AE0215"/>
    <w:rsid w:val="00AE0ED6"/>
    <w:rsid w:val="00AE1D4C"/>
    <w:rsid w:val="00AE1F86"/>
    <w:rsid w:val="00AE4F21"/>
    <w:rsid w:val="00AE54C0"/>
    <w:rsid w:val="00AE58FE"/>
    <w:rsid w:val="00AE61CC"/>
    <w:rsid w:val="00AE7654"/>
    <w:rsid w:val="00AF2B9D"/>
    <w:rsid w:val="00AF3DD6"/>
    <w:rsid w:val="00AF4D0D"/>
    <w:rsid w:val="00AF5127"/>
    <w:rsid w:val="00AF5B71"/>
    <w:rsid w:val="00AF623D"/>
    <w:rsid w:val="00AF6F62"/>
    <w:rsid w:val="00B007D6"/>
    <w:rsid w:val="00B00E53"/>
    <w:rsid w:val="00B048F7"/>
    <w:rsid w:val="00B056D2"/>
    <w:rsid w:val="00B065D0"/>
    <w:rsid w:val="00B1217F"/>
    <w:rsid w:val="00B12282"/>
    <w:rsid w:val="00B12BCF"/>
    <w:rsid w:val="00B132AA"/>
    <w:rsid w:val="00B15B00"/>
    <w:rsid w:val="00B168C4"/>
    <w:rsid w:val="00B17039"/>
    <w:rsid w:val="00B179C3"/>
    <w:rsid w:val="00B17B26"/>
    <w:rsid w:val="00B2089A"/>
    <w:rsid w:val="00B2124A"/>
    <w:rsid w:val="00B22C95"/>
    <w:rsid w:val="00B23F28"/>
    <w:rsid w:val="00B2757E"/>
    <w:rsid w:val="00B27628"/>
    <w:rsid w:val="00B27F3E"/>
    <w:rsid w:val="00B3040F"/>
    <w:rsid w:val="00B34210"/>
    <w:rsid w:val="00B355C4"/>
    <w:rsid w:val="00B35621"/>
    <w:rsid w:val="00B359AC"/>
    <w:rsid w:val="00B3620F"/>
    <w:rsid w:val="00B37A8C"/>
    <w:rsid w:val="00B426CB"/>
    <w:rsid w:val="00B42A99"/>
    <w:rsid w:val="00B42BCB"/>
    <w:rsid w:val="00B42F4D"/>
    <w:rsid w:val="00B431EA"/>
    <w:rsid w:val="00B439BD"/>
    <w:rsid w:val="00B44015"/>
    <w:rsid w:val="00B4670E"/>
    <w:rsid w:val="00B470E9"/>
    <w:rsid w:val="00B505D2"/>
    <w:rsid w:val="00B508C9"/>
    <w:rsid w:val="00B5151A"/>
    <w:rsid w:val="00B51BA9"/>
    <w:rsid w:val="00B51DF4"/>
    <w:rsid w:val="00B52057"/>
    <w:rsid w:val="00B521BE"/>
    <w:rsid w:val="00B524A2"/>
    <w:rsid w:val="00B527E4"/>
    <w:rsid w:val="00B52F37"/>
    <w:rsid w:val="00B53403"/>
    <w:rsid w:val="00B53756"/>
    <w:rsid w:val="00B53F58"/>
    <w:rsid w:val="00B54C0B"/>
    <w:rsid w:val="00B5547D"/>
    <w:rsid w:val="00B557AB"/>
    <w:rsid w:val="00B56100"/>
    <w:rsid w:val="00B5664C"/>
    <w:rsid w:val="00B56BA4"/>
    <w:rsid w:val="00B60B51"/>
    <w:rsid w:val="00B60C9C"/>
    <w:rsid w:val="00B61A70"/>
    <w:rsid w:val="00B61C78"/>
    <w:rsid w:val="00B624D2"/>
    <w:rsid w:val="00B633B1"/>
    <w:rsid w:val="00B63633"/>
    <w:rsid w:val="00B6366D"/>
    <w:rsid w:val="00B64893"/>
    <w:rsid w:val="00B67C1E"/>
    <w:rsid w:val="00B70C82"/>
    <w:rsid w:val="00B722CA"/>
    <w:rsid w:val="00B72503"/>
    <w:rsid w:val="00B73C3E"/>
    <w:rsid w:val="00B74D11"/>
    <w:rsid w:val="00B755D9"/>
    <w:rsid w:val="00B7679F"/>
    <w:rsid w:val="00B76845"/>
    <w:rsid w:val="00B772F4"/>
    <w:rsid w:val="00B77392"/>
    <w:rsid w:val="00B815F6"/>
    <w:rsid w:val="00B81C63"/>
    <w:rsid w:val="00B824CB"/>
    <w:rsid w:val="00B82BF1"/>
    <w:rsid w:val="00B8350B"/>
    <w:rsid w:val="00B843E6"/>
    <w:rsid w:val="00B845FB"/>
    <w:rsid w:val="00B8470A"/>
    <w:rsid w:val="00B85058"/>
    <w:rsid w:val="00B90793"/>
    <w:rsid w:val="00B92EA8"/>
    <w:rsid w:val="00B9611E"/>
    <w:rsid w:val="00B96C9C"/>
    <w:rsid w:val="00BA0616"/>
    <w:rsid w:val="00BA1C3C"/>
    <w:rsid w:val="00BA1C95"/>
    <w:rsid w:val="00BA1DE1"/>
    <w:rsid w:val="00BA3009"/>
    <w:rsid w:val="00BA315E"/>
    <w:rsid w:val="00BA333F"/>
    <w:rsid w:val="00BA67B4"/>
    <w:rsid w:val="00BA72C1"/>
    <w:rsid w:val="00BA7F6E"/>
    <w:rsid w:val="00BB0AD3"/>
    <w:rsid w:val="00BB263F"/>
    <w:rsid w:val="00BB711F"/>
    <w:rsid w:val="00BC0AEE"/>
    <w:rsid w:val="00BC35F0"/>
    <w:rsid w:val="00BC3F3F"/>
    <w:rsid w:val="00BC43DF"/>
    <w:rsid w:val="00BC4C16"/>
    <w:rsid w:val="00BC7B9A"/>
    <w:rsid w:val="00BD0421"/>
    <w:rsid w:val="00BD0D86"/>
    <w:rsid w:val="00BD25F9"/>
    <w:rsid w:val="00BD42F9"/>
    <w:rsid w:val="00BD4421"/>
    <w:rsid w:val="00BD5330"/>
    <w:rsid w:val="00BD6941"/>
    <w:rsid w:val="00BD7AC4"/>
    <w:rsid w:val="00BE0144"/>
    <w:rsid w:val="00BE02EB"/>
    <w:rsid w:val="00BE0AFB"/>
    <w:rsid w:val="00BE31B2"/>
    <w:rsid w:val="00BE33A0"/>
    <w:rsid w:val="00BE378D"/>
    <w:rsid w:val="00BE3D02"/>
    <w:rsid w:val="00BE40C3"/>
    <w:rsid w:val="00BE4448"/>
    <w:rsid w:val="00BE4FD7"/>
    <w:rsid w:val="00BE5261"/>
    <w:rsid w:val="00BE5C66"/>
    <w:rsid w:val="00BF0484"/>
    <w:rsid w:val="00BF25FA"/>
    <w:rsid w:val="00BF3D28"/>
    <w:rsid w:val="00BF5BBB"/>
    <w:rsid w:val="00BF60CC"/>
    <w:rsid w:val="00BF78E9"/>
    <w:rsid w:val="00C039EF"/>
    <w:rsid w:val="00C053F0"/>
    <w:rsid w:val="00C0544A"/>
    <w:rsid w:val="00C05F9E"/>
    <w:rsid w:val="00C109B2"/>
    <w:rsid w:val="00C127CC"/>
    <w:rsid w:val="00C13E44"/>
    <w:rsid w:val="00C13E5C"/>
    <w:rsid w:val="00C1527B"/>
    <w:rsid w:val="00C16EF7"/>
    <w:rsid w:val="00C1796A"/>
    <w:rsid w:val="00C20651"/>
    <w:rsid w:val="00C206BF"/>
    <w:rsid w:val="00C22367"/>
    <w:rsid w:val="00C2391E"/>
    <w:rsid w:val="00C244A5"/>
    <w:rsid w:val="00C24F15"/>
    <w:rsid w:val="00C25F7D"/>
    <w:rsid w:val="00C2764E"/>
    <w:rsid w:val="00C27BB2"/>
    <w:rsid w:val="00C30179"/>
    <w:rsid w:val="00C3056F"/>
    <w:rsid w:val="00C30DB8"/>
    <w:rsid w:val="00C33244"/>
    <w:rsid w:val="00C37CD2"/>
    <w:rsid w:val="00C37F69"/>
    <w:rsid w:val="00C41FF7"/>
    <w:rsid w:val="00C44B7F"/>
    <w:rsid w:val="00C455F2"/>
    <w:rsid w:val="00C458A0"/>
    <w:rsid w:val="00C47CD6"/>
    <w:rsid w:val="00C503E1"/>
    <w:rsid w:val="00C50A73"/>
    <w:rsid w:val="00C52C84"/>
    <w:rsid w:val="00C54AD3"/>
    <w:rsid w:val="00C550F3"/>
    <w:rsid w:val="00C55607"/>
    <w:rsid w:val="00C56B85"/>
    <w:rsid w:val="00C6007E"/>
    <w:rsid w:val="00C6014C"/>
    <w:rsid w:val="00C605C5"/>
    <w:rsid w:val="00C61B9F"/>
    <w:rsid w:val="00C6270E"/>
    <w:rsid w:val="00C63391"/>
    <w:rsid w:val="00C63758"/>
    <w:rsid w:val="00C63940"/>
    <w:rsid w:val="00C64A22"/>
    <w:rsid w:val="00C65AFC"/>
    <w:rsid w:val="00C65DE2"/>
    <w:rsid w:val="00C662FE"/>
    <w:rsid w:val="00C67E77"/>
    <w:rsid w:val="00C700E0"/>
    <w:rsid w:val="00C70B15"/>
    <w:rsid w:val="00C70C63"/>
    <w:rsid w:val="00C728DE"/>
    <w:rsid w:val="00C73079"/>
    <w:rsid w:val="00C73A12"/>
    <w:rsid w:val="00C747B3"/>
    <w:rsid w:val="00C7604B"/>
    <w:rsid w:val="00C7683C"/>
    <w:rsid w:val="00C77C6C"/>
    <w:rsid w:val="00C77F50"/>
    <w:rsid w:val="00C80F8D"/>
    <w:rsid w:val="00C8108C"/>
    <w:rsid w:val="00C811E4"/>
    <w:rsid w:val="00C81487"/>
    <w:rsid w:val="00C83CA3"/>
    <w:rsid w:val="00C866EE"/>
    <w:rsid w:val="00C8683A"/>
    <w:rsid w:val="00C902D3"/>
    <w:rsid w:val="00C91BF1"/>
    <w:rsid w:val="00C9258A"/>
    <w:rsid w:val="00C92CC7"/>
    <w:rsid w:val="00C9378E"/>
    <w:rsid w:val="00C93F13"/>
    <w:rsid w:val="00C953B5"/>
    <w:rsid w:val="00C954E7"/>
    <w:rsid w:val="00C95C62"/>
    <w:rsid w:val="00C97FF9"/>
    <w:rsid w:val="00CA0042"/>
    <w:rsid w:val="00CA02C2"/>
    <w:rsid w:val="00CA07A3"/>
    <w:rsid w:val="00CA0906"/>
    <w:rsid w:val="00CA2410"/>
    <w:rsid w:val="00CA30C4"/>
    <w:rsid w:val="00CA34BA"/>
    <w:rsid w:val="00CA4043"/>
    <w:rsid w:val="00CA473E"/>
    <w:rsid w:val="00CA4A78"/>
    <w:rsid w:val="00CA5AEE"/>
    <w:rsid w:val="00CA79B2"/>
    <w:rsid w:val="00CB038D"/>
    <w:rsid w:val="00CB3560"/>
    <w:rsid w:val="00CB663D"/>
    <w:rsid w:val="00CB7552"/>
    <w:rsid w:val="00CC0086"/>
    <w:rsid w:val="00CC2822"/>
    <w:rsid w:val="00CC34BF"/>
    <w:rsid w:val="00CC3AC3"/>
    <w:rsid w:val="00CC3B30"/>
    <w:rsid w:val="00CC66A8"/>
    <w:rsid w:val="00CD106E"/>
    <w:rsid w:val="00CD11DD"/>
    <w:rsid w:val="00CD12AB"/>
    <w:rsid w:val="00CD3764"/>
    <w:rsid w:val="00CD4369"/>
    <w:rsid w:val="00CD5D87"/>
    <w:rsid w:val="00CD646D"/>
    <w:rsid w:val="00CD680E"/>
    <w:rsid w:val="00CD6DC2"/>
    <w:rsid w:val="00CD7A20"/>
    <w:rsid w:val="00CE1ADC"/>
    <w:rsid w:val="00CE419F"/>
    <w:rsid w:val="00CE4FAD"/>
    <w:rsid w:val="00CE5AB2"/>
    <w:rsid w:val="00CE7291"/>
    <w:rsid w:val="00CE7671"/>
    <w:rsid w:val="00CF1D7C"/>
    <w:rsid w:val="00CF24B3"/>
    <w:rsid w:val="00CF24D3"/>
    <w:rsid w:val="00CF266C"/>
    <w:rsid w:val="00CF302C"/>
    <w:rsid w:val="00CF3076"/>
    <w:rsid w:val="00CF50E7"/>
    <w:rsid w:val="00CF6C3C"/>
    <w:rsid w:val="00CF6C82"/>
    <w:rsid w:val="00CF7036"/>
    <w:rsid w:val="00D01D52"/>
    <w:rsid w:val="00D01DD3"/>
    <w:rsid w:val="00D0247F"/>
    <w:rsid w:val="00D0255B"/>
    <w:rsid w:val="00D025B5"/>
    <w:rsid w:val="00D0399D"/>
    <w:rsid w:val="00D04980"/>
    <w:rsid w:val="00D0554B"/>
    <w:rsid w:val="00D05960"/>
    <w:rsid w:val="00D0747A"/>
    <w:rsid w:val="00D14570"/>
    <w:rsid w:val="00D1489F"/>
    <w:rsid w:val="00D15DFB"/>
    <w:rsid w:val="00D165A0"/>
    <w:rsid w:val="00D165B8"/>
    <w:rsid w:val="00D2040F"/>
    <w:rsid w:val="00D2190B"/>
    <w:rsid w:val="00D22C9E"/>
    <w:rsid w:val="00D23553"/>
    <w:rsid w:val="00D2561A"/>
    <w:rsid w:val="00D2573A"/>
    <w:rsid w:val="00D30336"/>
    <w:rsid w:val="00D33F5A"/>
    <w:rsid w:val="00D350C2"/>
    <w:rsid w:val="00D3539F"/>
    <w:rsid w:val="00D356F3"/>
    <w:rsid w:val="00D35CD0"/>
    <w:rsid w:val="00D35CEE"/>
    <w:rsid w:val="00D4147D"/>
    <w:rsid w:val="00D41559"/>
    <w:rsid w:val="00D43145"/>
    <w:rsid w:val="00D4716B"/>
    <w:rsid w:val="00D51518"/>
    <w:rsid w:val="00D51E47"/>
    <w:rsid w:val="00D51E48"/>
    <w:rsid w:val="00D5248E"/>
    <w:rsid w:val="00D52541"/>
    <w:rsid w:val="00D53366"/>
    <w:rsid w:val="00D536A0"/>
    <w:rsid w:val="00D53D0F"/>
    <w:rsid w:val="00D564BE"/>
    <w:rsid w:val="00D578BB"/>
    <w:rsid w:val="00D6167E"/>
    <w:rsid w:val="00D63375"/>
    <w:rsid w:val="00D638BA"/>
    <w:rsid w:val="00D63B52"/>
    <w:rsid w:val="00D63F4E"/>
    <w:rsid w:val="00D640B0"/>
    <w:rsid w:val="00D65555"/>
    <w:rsid w:val="00D6732A"/>
    <w:rsid w:val="00D7113E"/>
    <w:rsid w:val="00D71979"/>
    <w:rsid w:val="00D7351A"/>
    <w:rsid w:val="00D73CF7"/>
    <w:rsid w:val="00D75944"/>
    <w:rsid w:val="00D7705A"/>
    <w:rsid w:val="00D7778D"/>
    <w:rsid w:val="00D8139D"/>
    <w:rsid w:val="00D81E09"/>
    <w:rsid w:val="00D82314"/>
    <w:rsid w:val="00D82881"/>
    <w:rsid w:val="00D82916"/>
    <w:rsid w:val="00D85803"/>
    <w:rsid w:val="00D905EC"/>
    <w:rsid w:val="00D90805"/>
    <w:rsid w:val="00D9168A"/>
    <w:rsid w:val="00D92A8B"/>
    <w:rsid w:val="00D934DF"/>
    <w:rsid w:val="00D934FD"/>
    <w:rsid w:val="00D941BD"/>
    <w:rsid w:val="00D95764"/>
    <w:rsid w:val="00D95843"/>
    <w:rsid w:val="00DA049F"/>
    <w:rsid w:val="00DA0FB1"/>
    <w:rsid w:val="00DA13C0"/>
    <w:rsid w:val="00DA14C8"/>
    <w:rsid w:val="00DA264A"/>
    <w:rsid w:val="00DA29F5"/>
    <w:rsid w:val="00DA3939"/>
    <w:rsid w:val="00DA4735"/>
    <w:rsid w:val="00DA5B39"/>
    <w:rsid w:val="00DB1005"/>
    <w:rsid w:val="00DB1D7E"/>
    <w:rsid w:val="00DB23A4"/>
    <w:rsid w:val="00DB2BE0"/>
    <w:rsid w:val="00DB3018"/>
    <w:rsid w:val="00DB5DF1"/>
    <w:rsid w:val="00DB79E4"/>
    <w:rsid w:val="00DC0A36"/>
    <w:rsid w:val="00DC1236"/>
    <w:rsid w:val="00DC233D"/>
    <w:rsid w:val="00DC435C"/>
    <w:rsid w:val="00DC45C1"/>
    <w:rsid w:val="00DC4C83"/>
    <w:rsid w:val="00DC503B"/>
    <w:rsid w:val="00DC69E3"/>
    <w:rsid w:val="00DD04F7"/>
    <w:rsid w:val="00DD16DF"/>
    <w:rsid w:val="00DD26A8"/>
    <w:rsid w:val="00DD3A58"/>
    <w:rsid w:val="00DD3BC2"/>
    <w:rsid w:val="00DD518C"/>
    <w:rsid w:val="00DD532B"/>
    <w:rsid w:val="00DD5995"/>
    <w:rsid w:val="00DD5DFF"/>
    <w:rsid w:val="00DD61D3"/>
    <w:rsid w:val="00DE0D68"/>
    <w:rsid w:val="00DE168D"/>
    <w:rsid w:val="00DE1E18"/>
    <w:rsid w:val="00DE315B"/>
    <w:rsid w:val="00DE421C"/>
    <w:rsid w:val="00DE7184"/>
    <w:rsid w:val="00DE71FE"/>
    <w:rsid w:val="00DF0375"/>
    <w:rsid w:val="00DF16E0"/>
    <w:rsid w:val="00DF1AF8"/>
    <w:rsid w:val="00DF3026"/>
    <w:rsid w:val="00DF4385"/>
    <w:rsid w:val="00DF4394"/>
    <w:rsid w:val="00DF4411"/>
    <w:rsid w:val="00DF6749"/>
    <w:rsid w:val="00DF68EA"/>
    <w:rsid w:val="00E01376"/>
    <w:rsid w:val="00E015D8"/>
    <w:rsid w:val="00E019D6"/>
    <w:rsid w:val="00E01DCD"/>
    <w:rsid w:val="00E03237"/>
    <w:rsid w:val="00E03856"/>
    <w:rsid w:val="00E04846"/>
    <w:rsid w:val="00E04C7E"/>
    <w:rsid w:val="00E05946"/>
    <w:rsid w:val="00E06022"/>
    <w:rsid w:val="00E0682A"/>
    <w:rsid w:val="00E103DA"/>
    <w:rsid w:val="00E10E60"/>
    <w:rsid w:val="00E12A00"/>
    <w:rsid w:val="00E13BB7"/>
    <w:rsid w:val="00E14909"/>
    <w:rsid w:val="00E16AB7"/>
    <w:rsid w:val="00E1708E"/>
    <w:rsid w:val="00E171E6"/>
    <w:rsid w:val="00E21B5C"/>
    <w:rsid w:val="00E223DC"/>
    <w:rsid w:val="00E2255D"/>
    <w:rsid w:val="00E2596C"/>
    <w:rsid w:val="00E272B6"/>
    <w:rsid w:val="00E27A86"/>
    <w:rsid w:val="00E3048F"/>
    <w:rsid w:val="00E30E51"/>
    <w:rsid w:val="00E34296"/>
    <w:rsid w:val="00E34F73"/>
    <w:rsid w:val="00E35819"/>
    <w:rsid w:val="00E37328"/>
    <w:rsid w:val="00E37529"/>
    <w:rsid w:val="00E41E8C"/>
    <w:rsid w:val="00E43943"/>
    <w:rsid w:val="00E44BFF"/>
    <w:rsid w:val="00E4543C"/>
    <w:rsid w:val="00E45673"/>
    <w:rsid w:val="00E465FF"/>
    <w:rsid w:val="00E46E10"/>
    <w:rsid w:val="00E47E3F"/>
    <w:rsid w:val="00E500A4"/>
    <w:rsid w:val="00E50836"/>
    <w:rsid w:val="00E50956"/>
    <w:rsid w:val="00E540D1"/>
    <w:rsid w:val="00E543D4"/>
    <w:rsid w:val="00E5442E"/>
    <w:rsid w:val="00E546B9"/>
    <w:rsid w:val="00E55976"/>
    <w:rsid w:val="00E5601E"/>
    <w:rsid w:val="00E56161"/>
    <w:rsid w:val="00E57D3B"/>
    <w:rsid w:val="00E6376C"/>
    <w:rsid w:val="00E63949"/>
    <w:rsid w:val="00E64245"/>
    <w:rsid w:val="00E65BE0"/>
    <w:rsid w:val="00E65E01"/>
    <w:rsid w:val="00E6606E"/>
    <w:rsid w:val="00E66127"/>
    <w:rsid w:val="00E66B5E"/>
    <w:rsid w:val="00E708AA"/>
    <w:rsid w:val="00E716DF"/>
    <w:rsid w:val="00E71E84"/>
    <w:rsid w:val="00E71F81"/>
    <w:rsid w:val="00E72063"/>
    <w:rsid w:val="00E7303F"/>
    <w:rsid w:val="00E740F5"/>
    <w:rsid w:val="00E74963"/>
    <w:rsid w:val="00E75250"/>
    <w:rsid w:val="00E75E8C"/>
    <w:rsid w:val="00E826BD"/>
    <w:rsid w:val="00E8424B"/>
    <w:rsid w:val="00E85F3F"/>
    <w:rsid w:val="00E901B5"/>
    <w:rsid w:val="00E91076"/>
    <w:rsid w:val="00E94010"/>
    <w:rsid w:val="00E96601"/>
    <w:rsid w:val="00E972AC"/>
    <w:rsid w:val="00E97B1E"/>
    <w:rsid w:val="00EA1316"/>
    <w:rsid w:val="00EA19C4"/>
    <w:rsid w:val="00EA1C67"/>
    <w:rsid w:val="00EA1E0A"/>
    <w:rsid w:val="00EA2EA4"/>
    <w:rsid w:val="00EA3630"/>
    <w:rsid w:val="00EA3D99"/>
    <w:rsid w:val="00EA4100"/>
    <w:rsid w:val="00EA5069"/>
    <w:rsid w:val="00EA57D6"/>
    <w:rsid w:val="00EA59C8"/>
    <w:rsid w:val="00EA5DF4"/>
    <w:rsid w:val="00EA5F97"/>
    <w:rsid w:val="00EA64B5"/>
    <w:rsid w:val="00EA6B73"/>
    <w:rsid w:val="00EB16A7"/>
    <w:rsid w:val="00EB2013"/>
    <w:rsid w:val="00EB24FF"/>
    <w:rsid w:val="00EB2F9E"/>
    <w:rsid w:val="00EB36C1"/>
    <w:rsid w:val="00EB3B11"/>
    <w:rsid w:val="00EC3127"/>
    <w:rsid w:val="00EC6E8F"/>
    <w:rsid w:val="00ED1593"/>
    <w:rsid w:val="00ED205E"/>
    <w:rsid w:val="00ED212E"/>
    <w:rsid w:val="00ED2428"/>
    <w:rsid w:val="00ED2481"/>
    <w:rsid w:val="00ED33DF"/>
    <w:rsid w:val="00ED4A6B"/>
    <w:rsid w:val="00ED54A5"/>
    <w:rsid w:val="00ED7694"/>
    <w:rsid w:val="00EE2D69"/>
    <w:rsid w:val="00EE37FA"/>
    <w:rsid w:val="00EE3D53"/>
    <w:rsid w:val="00EE3D54"/>
    <w:rsid w:val="00EE42BA"/>
    <w:rsid w:val="00EE43FE"/>
    <w:rsid w:val="00EE4C3E"/>
    <w:rsid w:val="00EE687C"/>
    <w:rsid w:val="00EE68C1"/>
    <w:rsid w:val="00EE6D74"/>
    <w:rsid w:val="00EE6F78"/>
    <w:rsid w:val="00EE6FD4"/>
    <w:rsid w:val="00EF07C1"/>
    <w:rsid w:val="00EF09B9"/>
    <w:rsid w:val="00EF21D5"/>
    <w:rsid w:val="00EF2C24"/>
    <w:rsid w:val="00EF3389"/>
    <w:rsid w:val="00EF3C62"/>
    <w:rsid w:val="00EF4088"/>
    <w:rsid w:val="00EF55F1"/>
    <w:rsid w:val="00EF567C"/>
    <w:rsid w:val="00EF5AC8"/>
    <w:rsid w:val="00EF5F10"/>
    <w:rsid w:val="00EF72F4"/>
    <w:rsid w:val="00F00E72"/>
    <w:rsid w:val="00F00FC1"/>
    <w:rsid w:val="00F01A0E"/>
    <w:rsid w:val="00F03F0D"/>
    <w:rsid w:val="00F04F3B"/>
    <w:rsid w:val="00F0581A"/>
    <w:rsid w:val="00F06F92"/>
    <w:rsid w:val="00F13DBF"/>
    <w:rsid w:val="00F162D9"/>
    <w:rsid w:val="00F16A33"/>
    <w:rsid w:val="00F17548"/>
    <w:rsid w:val="00F1796D"/>
    <w:rsid w:val="00F23716"/>
    <w:rsid w:val="00F23F39"/>
    <w:rsid w:val="00F247A3"/>
    <w:rsid w:val="00F24BF9"/>
    <w:rsid w:val="00F274AB"/>
    <w:rsid w:val="00F30964"/>
    <w:rsid w:val="00F30A81"/>
    <w:rsid w:val="00F3130E"/>
    <w:rsid w:val="00F332FD"/>
    <w:rsid w:val="00F33CB3"/>
    <w:rsid w:val="00F343C4"/>
    <w:rsid w:val="00F35381"/>
    <w:rsid w:val="00F37603"/>
    <w:rsid w:val="00F3774C"/>
    <w:rsid w:val="00F37CE3"/>
    <w:rsid w:val="00F40B4B"/>
    <w:rsid w:val="00F43DDF"/>
    <w:rsid w:val="00F44975"/>
    <w:rsid w:val="00F44E62"/>
    <w:rsid w:val="00F469BD"/>
    <w:rsid w:val="00F510C9"/>
    <w:rsid w:val="00F5155C"/>
    <w:rsid w:val="00F51D1B"/>
    <w:rsid w:val="00F5297A"/>
    <w:rsid w:val="00F52A40"/>
    <w:rsid w:val="00F53116"/>
    <w:rsid w:val="00F531B6"/>
    <w:rsid w:val="00F5373B"/>
    <w:rsid w:val="00F54C3D"/>
    <w:rsid w:val="00F54E71"/>
    <w:rsid w:val="00F55D5D"/>
    <w:rsid w:val="00F55DCB"/>
    <w:rsid w:val="00F56354"/>
    <w:rsid w:val="00F56CED"/>
    <w:rsid w:val="00F56D18"/>
    <w:rsid w:val="00F577AB"/>
    <w:rsid w:val="00F60247"/>
    <w:rsid w:val="00F63504"/>
    <w:rsid w:val="00F63F0E"/>
    <w:rsid w:val="00F64889"/>
    <w:rsid w:val="00F65D35"/>
    <w:rsid w:val="00F660A9"/>
    <w:rsid w:val="00F679E1"/>
    <w:rsid w:val="00F717DD"/>
    <w:rsid w:val="00F767C4"/>
    <w:rsid w:val="00F76DDF"/>
    <w:rsid w:val="00F774EC"/>
    <w:rsid w:val="00F776B8"/>
    <w:rsid w:val="00F77FFB"/>
    <w:rsid w:val="00F80029"/>
    <w:rsid w:val="00F80D20"/>
    <w:rsid w:val="00F81B44"/>
    <w:rsid w:val="00F81F72"/>
    <w:rsid w:val="00F82F8F"/>
    <w:rsid w:val="00F83C22"/>
    <w:rsid w:val="00F84447"/>
    <w:rsid w:val="00F844B9"/>
    <w:rsid w:val="00F8512E"/>
    <w:rsid w:val="00F85FFF"/>
    <w:rsid w:val="00F87E05"/>
    <w:rsid w:val="00F90E84"/>
    <w:rsid w:val="00F95CD4"/>
    <w:rsid w:val="00F960DA"/>
    <w:rsid w:val="00F968AA"/>
    <w:rsid w:val="00F96C20"/>
    <w:rsid w:val="00FA1820"/>
    <w:rsid w:val="00FA413F"/>
    <w:rsid w:val="00FA44D4"/>
    <w:rsid w:val="00FA5DF2"/>
    <w:rsid w:val="00FA5F2C"/>
    <w:rsid w:val="00FA6483"/>
    <w:rsid w:val="00FB0783"/>
    <w:rsid w:val="00FB0DB9"/>
    <w:rsid w:val="00FB12B4"/>
    <w:rsid w:val="00FB1316"/>
    <w:rsid w:val="00FB2522"/>
    <w:rsid w:val="00FB2A58"/>
    <w:rsid w:val="00FB2F4D"/>
    <w:rsid w:val="00FB4F8A"/>
    <w:rsid w:val="00FB5E13"/>
    <w:rsid w:val="00FB5E4D"/>
    <w:rsid w:val="00FB5EC5"/>
    <w:rsid w:val="00FB77D5"/>
    <w:rsid w:val="00FC0432"/>
    <w:rsid w:val="00FC0EF8"/>
    <w:rsid w:val="00FC17CE"/>
    <w:rsid w:val="00FC199A"/>
    <w:rsid w:val="00FC252C"/>
    <w:rsid w:val="00FC28D0"/>
    <w:rsid w:val="00FC3B9D"/>
    <w:rsid w:val="00FC3BA8"/>
    <w:rsid w:val="00FC49EA"/>
    <w:rsid w:val="00FC5A36"/>
    <w:rsid w:val="00FC624F"/>
    <w:rsid w:val="00FC6436"/>
    <w:rsid w:val="00FC65DC"/>
    <w:rsid w:val="00FC6C2F"/>
    <w:rsid w:val="00FC6CFF"/>
    <w:rsid w:val="00FD0227"/>
    <w:rsid w:val="00FD13E1"/>
    <w:rsid w:val="00FD14CD"/>
    <w:rsid w:val="00FD1F45"/>
    <w:rsid w:val="00FD241B"/>
    <w:rsid w:val="00FD297B"/>
    <w:rsid w:val="00FD2D04"/>
    <w:rsid w:val="00FD2E24"/>
    <w:rsid w:val="00FD4B2B"/>
    <w:rsid w:val="00FE0C93"/>
    <w:rsid w:val="00FE2A4D"/>
    <w:rsid w:val="00FE2C46"/>
    <w:rsid w:val="00FE2DED"/>
    <w:rsid w:val="00FE3807"/>
    <w:rsid w:val="00FE3A73"/>
    <w:rsid w:val="00FE4C0C"/>
    <w:rsid w:val="00FE4D2F"/>
    <w:rsid w:val="00FE71F8"/>
    <w:rsid w:val="00FE7884"/>
    <w:rsid w:val="00FF36A4"/>
    <w:rsid w:val="00FF3B57"/>
    <w:rsid w:val="00FF5E91"/>
    <w:rsid w:val="00FF65C7"/>
    <w:rsid w:val="00FF6AC8"/>
    <w:rsid w:val="00FF6E21"/>
    <w:rsid w:val="0B431547"/>
    <w:rsid w:val="5E53A0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D1EA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20C2B"/>
    <w:pPr>
      <w:jc w:val="both"/>
    </w:pPr>
    <w:rPr>
      <w:rFonts w:ascii="Calibri" w:eastAsia="Arial Unicode MS" w:hAnsi="Calibri" w:cs="Calibri"/>
      <w:sz w:val="22"/>
      <w:szCs w:val="21"/>
      <w:lang w:eastAsia="ar-SA"/>
    </w:rPr>
  </w:style>
  <w:style w:type="paragraph" w:styleId="Heading1">
    <w:name w:val="heading 1"/>
    <w:basedOn w:val="Normal"/>
    <w:next w:val="Normal"/>
    <w:qFormat/>
    <w:rsid w:val="00A450FA"/>
    <w:pPr>
      <w:keepNext/>
      <w:keepLines/>
      <w:spacing w:before="480"/>
      <w:outlineLvl w:val="0"/>
    </w:pPr>
    <w:rPr>
      <w:rFonts w:ascii="Cambria" w:eastAsia="SimSun" w:hAnsi="Cambria"/>
      <w:b/>
      <w:bCs/>
      <w:sz w:val="28"/>
      <w:szCs w:val="28"/>
    </w:rPr>
  </w:style>
  <w:style w:type="paragraph" w:styleId="Heading2">
    <w:name w:val="heading 2"/>
    <w:basedOn w:val="Normal"/>
    <w:next w:val="Normal"/>
    <w:qFormat/>
    <w:pPr>
      <w:keepNext/>
      <w:keepLines/>
      <w:numPr>
        <w:numId w:val="9"/>
      </w:numPr>
      <w:spacing w:before="200"/>
      <w:outlineLvl w:val="1"/>
    </w:pPr>
    <w:rPr>
      <w:rFonts w:ascii="Cambria" w:eastAsia="SimSun" w:hAnsi="Cambria"/>
      <w:b/>
      <w:bCs/>
      <w:sz w:val="26"/>
      <w:szCs w:val="26"/>
    </w:rPr>
  </w:style>
  <w:style w:type="paragraph" w:styleId="Heading3">
    <w:name w:val="heading 3"/>
    <w:basedOn w:val="Normal"/>
    <w:next w:val="Normal"/>
    <w:qFormat/>
    <w:pPr>
      <w:keepNext/>
      <w:keepLines/>
      <w:numPr>
        <w:ilvl w:val="2"/>
        <w:numId w:val="3"/>
      </w:numPr>
      <w:spacing w:before="200"/>
      <w:outlineLvl w:val="2"/>
    </w:pPr>
    <w:rPr>
      <w:rFonts w:ascii="Cambria" w:eastAsia="SimSun" w:hAnsi="Cambria"/>
      <w:b/>
      <w:bCs/>
    </w:rPr>
  </w:style>
  <w:style w:type="paragraph" w:styleId="Heading4">
    <w:name w:val="heading 4"/>
    <w:basedOn w:val="Normal"/>
    <w:next w:val="Normal"/>
    <w:qFormat/>
    <w:pPr>
      <w:keepNext/>
      <w:keepLines/>
      <w:numPr>
        <w:ilvl w:val="3"/>
        <w:numId w:val="3"/>
      </w:numPr>
      <w:spacing w:before="200"/>
      <w:outlineLvl w:val="3"/>
    </w:pPr>
    <w:rPr>
      <w:rFonts w:ascii="Cambria" w:eastAsia="SimSun" w:hAnsi="Cambria"/>
      <w:b/>
      <w:bCs/>
      <w:i/>
      <w:iCs/>
      <w:color w:val="4F81BD"/>
    </w:rPr>
  </w:style>
  <w:style w:type="paragraph" w:styleId="Heading5">
    <w:name w:val="heading 5"/>
    <w:basedOn w:val="Normal"/>
    <w:next w:val="Normal"/>
    <w:qFormat/>
    <w:pPr>
      <w:keepNext/>
      <w:keepLines/>
      <w:numPr>
        <w:ilvl w:val="4"/>
        <w:numId w:val="3"/>
      </w:numPr>
      <w:spacing w:before="200"/>
      <w:outlineLvl w:val="4"/>
    </w:pPr>
    <w:rPr>
      <w:rFonts w:ascii="Cambria" w:eastAsia="SimSun" w:hAnsi="Cambria"/>
      <w:color w:val="243F60"/>
    </w:rPr>
  </w:style>
  <w:style w:type="paragraph" w:styleId="Heading6">
    <w:name w:val="heading 6"/>
    <w:basedOn w:val="Normal"/>
    <w:next w:val="Normal"/>
    <w:qFormat/>
    <w:pPr>
      <w:keepNext/>
      <w:keepLines/>
      <w:numPr>
        <w:ilvl w:val="5"/>
        <w:numId w:val="3"/>
      </w:numPr>
      <w:spacing w:before="200"/>
      <w:outlineLvl w:val="5"/>
    </w:pPr>
    <w:rPr>
      <w:rFonts w:ascii="Cambria" w:eastAsia="SimSun" w:hAnsi="Cambria"/>
      <w:i/>
      <w:iCs/>
      <w:color w:val="243F60"/>
    </w:rPr>
  </w:style>
  <w:style w:type="paragraph" w:styleId="Heading7">
    <w:name w:val="heading 7"/>
    <w:basedOn w:val="Normal"/>
    <w:next w:val="Normal"/>
    <w:qFormat/>
    <w:pPr>
      <w:keepNext/>
      <w:keepLines/>
      <w:numPr>
        <w:ilvl w:val="6"/>
        <w:numId w:val="3"/>
      </w:numPr>
      <w:spacing w:before="200"/>
      <w:outlineLvl w:val="6"/>
    </w:pPr>
    <w:rPr>
      <w:rFonts w:ascii="Cambria" w:eastAsia="SimSun" w:hAnsi="Cambria"/>
      <w:i/>
      <w:iCs/>
      <w:color w:val="404040"/>
    </w:rPr>
  </w:style>
  <w:style w:type="paragraph" w:styleId="Heading8">
    <w:name w:val="heading 8"/>
    <w:basedOn w:val="Normal"/>
    <w:next w:val="Normal"/>
    <w:qFormat/>
    <w:pPr>
      <w:keepNext/>
      <w:keepLines/>
      <w:numPr>
        <w:ilvl w:val="7"/>
        <w:numId w:val="3"/>
      </w:numPr>
      <w:spacing w:before="200"/>
      <w:outlineLvl w:val="7"/>
    </w:pPr>
    <w:rPr>
      <w:rFonts w:ascii="Cambria" w:eastAsia="SimSun" w:hAnsi="Cambria"/>
      <w:color w:val="404040"/>
      <w:sz w:val="20"/>
      <w:szCs w:val="20"/>
    </w:rPr>
  </w:style>
  <w:style w:type="paragraph" w:styleId="Heading9">
    <w:name w:val="heading 9"/>
    <w:basedOn w:val="Normal"/>
    <w:next w:val="Normal"/>
    <w:qFormat/>
    <w:pPr>
      <w:keepNext/>
      <w:keepLines/>
      <w:numPr>
        <w:ilvl w:val="8"/>
        <w:numId w:val="3"/>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ambria" w:eastAsia="SimSun" w:hAnsi="Cambria"/>
      <w:b/>
      <w:bCs/>
      <w:sz w:val="28"/>
      <w:szCs w:val="28"/>
    </w:rPr>
  </w:style>
  <w:style w:type="character" w:customStyle="1" w:styleId="Heading2Char">
    <w:name w:val="Heading 2 Char"/>
    <w:rPr>
      <w:rFonts w:ascii="Cambria" w:eastAsia="SimSun" w:hAnsi="Cambria"/>
      <w:b/>
      <w:bCs/>
      <w:sz w:val="26"/>
      <w:szCs w:val="26"/>
    </w:rPr>
  </w:style>
  <w:style w:type="character" w:customStyle="1" w:styleId="Heading3Char">
    <w:name w:val="Heading 3 Char"/>
    <w:rPr>
      <w:rFonts w:ascii="Cambria" w:eastAsia="SimSun" w:hAnsi="Cambria"/>
      <w:b/>
      <w:bCs/>
      <w:sz w:val="22"/>
      <w:szCs w:val="21"/>
    </w:rPr>
  </w:style>
  <w:style w:type="character" w:customStyle="1" w:styleId="Heading4Char">
    <w:name w:val="Heading 4 Char"/>
    <w:rPr>
      <w:rFonts w:ascii="Cambria" w:eastAsia="SimSun" w:hAnsi="Cambria"/>
      <w:b/>
      <w:bCs/>
      <w:i/>
      <w:iCs/>
      <w:color w:val="4F81BD"/>
      <w:sz w:val="22"/>
      <w:szCs w:val="21"/>
    </w:rPr>
  </w:style>
  <w:style w:type="character" w:customStyle="1" w:styleId="Heading5Char">
    <w:name w:val="Heading 5 Char"/>
    <w:rPr>
      <w:rFonts w:ascii="Cambria" w:eastAsia="SimSun" w:hAnsi="Cambria"/>
      <w:color w:val="243F60"/>
      <w:sz w:val="22"/>
      <w:szCs w:val="21"/>
    </w:rPr>
  </w:style>
  <w:style w:type="character" w:customStyle="1" w:styleId="Heading6Char">
    <w:name w:val="Heading 6 Char"/>
    <w:rPr>
      <w:rFonts w:ascii="Cambria" w:eastAsia="SimSun" w:hAnsi="Cambria"/>
      <w:i/>
      <w:iCs/>
      <w:color w:val="243F60"/>
      <w:sz w:val="22"/>
      <w:szCs w:val="21"/>
    </w:rPr>
  </w:style>
  <w:style w:type="character" w:customStyle="1" w:styleId="Heading7Char">
    <w:name w:val="Heading 7 Char"/>
    <w:rPr>
      <w:rFonts w:ascii="Cambria" w:eastAsia="SimSun" w:hAnsi="Cambria"/>
      <w:i/>
      <w:iCs/>
      <w:color w:val="404040"/>
      <w:sz w:val="22"/>
      <w:szCs w:val="21"/>
    </w:rPr>
  </w:style>
  <w:style w:type="character" w:customStyle="1" w:styleId="Heading8Char">
    <w:name w:val="Heading 8 Char"/>
    <w:rPr>
      <w:rFonts w:ascii="Cambria" w:eastAsia="SimSun" w:hAnsi="Cambria"/>
      <w:color w:val="404040"/>
    </w:rPr>
  </w:style>
  <w:style w:type="character" w:customStyle="1" w:styleId="Heading9Char">
    <w:name w:val="Heading 9 Char"/>
    <w:rPr>
      <w:rFonts w:ascii="Cambria" w:eastAsia="SimSun" w:hAnsi="Cambria"/>
      <w:i/>
      <w:iCs/>
      <w:color w:val="404040"/>
    </w:rPr>
  </w:style>
  <w:style w:type="character" w:customStyle="1" w:styleId="BodyTextChar">
    <w:name w:val="Body Text Char"/>
    <w:rPr>
      <w:rFonts w:ascii="Arial" w:eastAsia="Arial Unicode MS" w:hAnsi="Arial"/>
      <w:sz w:val="21"/>
      <w:lang w:val="x-none"/>
    </w:rPr>
  </w:style>
  <w:style w:type="character" w:customStyle="1" w:styleId="TitleChar">
    <w:name w:val="Title Char"/>
    <w:rPr>
      <w:rFonts w:ascii="Arial" w:eastAsia="Times New Roman" w:hAnsi="Arial"/>
      <w:b/>
      <w:kern w:val="1"/>
      <w:sz w:val="44"/>
      <w:lang w:val="x-none"/>
    </w:rPr>
  </w:style>
  <w:style w:type="character" w:customStyle="1" w:styleId="SubtitleChar">
    <w:name w:val="Subtitle Char"/>
    <w:rPr>
      <w:rFonts w:ascii="Arial" w:hAnsi="Arial"/>
      <w:sz w:val="21"/>
      <w:lang w:val="en-GB"/>
    </w:rPr>
  </w:style>
  <w:style w:type="character" w:customStyle="1" w:styleId="BalloonTextChar">
    <w:name w:val="Balloon Text Char"/>
    <w:rPr>
      <w:rFonts w:ascii="Tahoma" w:eastAsia="Arial Unicode MS" w:hAnsi="Tahoma"/>
      <w:sz w:val="16"/>
      <w:lang w:val="x-none"/>
    </w:rPr>
  </w:style>
  <w:style w:type="character" w:styleId="Hyperlink">
    <w:name w:val="Hyperlink"/>
    <w:uiPriority w:val="99"/>
    <w:rPr>
      <w:color w:val="0000FF"/>
      <w:u w:val="single"/>
    </w:rPr>
  </w:style>
  <w:style w:type="character" w:customStyle="1" w:styleId="HeaderChar">
    <w:name w:val="Header Char"/>
    <w:aliases w:val="*Header Char1"/>
    <w:rPr>
      <w:rFonts w:ascii="Arial" w:eastAsia="Arial Unicode MS" w:hAnsi="Arial"/>
      <w:sz w:val="21"/>
      <w:lang w:val="x-none"/>
    </w:rPr>
  </w:style>
  <w:style w:type="character" w:customStyle="1" w:styleId="FooterChar">
    <w:name w:val="Footer Char"/>
    <w:rPr>
      <w:rFonts w:ascii="Arial" w:eastAsia="Arial Unicode MS" w:hAnsi="Arial"/>
      <w:sz w:val="21"/>
      <w:lang w:val="x-none"/>
    </w:rPr>
  </w:style>
  <w:style w:type="character" w:customStyle="1" w:styleId="BodyTextIndentChar">
    <w:name w:val="Body Text Indent Char"/>
    <w:rPr>
      <w:rFonts w:ascii="Arial" w:eastAsia="Arial Unicode MS" w:hAnsi="Arial"/>
      <w:sz w:val="21"/>
      <w:lang w:val="x-none"/>
    </w:rPr>
  </w:style>
  <w:style w:type="character" w:customStyle="1" w:styleId="TableTextChar">
    <w:name w:val="Table Text Char"/>
    <w:rPr>
      <w:rFonts w:ascii="Arial" w:hAnsi="Arial"/>
      <w:sz w:val="20"/>
      <w:lang w:val="x-none"/>
    </w:rPr>
  </w:style>
  <w:style w:type="character" w:styleId="CommentReference">
    <w:name w:val="annotation reference"/>
    <w:rPr>
      <w:sz w:val="16"/>
    </w:rPr>
  </w:style>
  <w:style w:type="character" w:customStyle="1" w:styleId="CommentTextChar">
    <w:name w:val="Comment Text Char"/>
    <w:rPr>
      <w:rFonts w:eastAsia="Arial Unicode MS"/>
      <w:lang w:val="x-none"/>
    </w:rPr>
  </w:style>
  <w:style w:type="character" w:customStyle="1" w:styleId="IBMBodyChar1">
    <w:name w:val="IBM Body Char1"/>
    <w:rPr>
      <w:rFonts w:ascii="Arial" w:hAnsi="Arial"/>
      <w:sz w:val="18"/>
      <w:lang w:val="en-GB"/>
    </w:rPr>
  </w:style>
  <w:style w:type="character" w:customStyle="1" w:styleId="apple-style-span">
    <w:name w:val="apple-style-span"/>
    <w:rPr>
      <w:rFonts w:cs="Times New Roman"/>
    </w:rPr>
  </w:style>
  <w:style w:type="character" w:customStyle="1" w:styleId="CommentSubjectChar">
    <w:name w:val="Comment Subject Char"/>
    <w:rPr>
      <w:rFonts w:eastAsia="Arial Unicode MS" w:cs="Times New Roman"/>
      <w:b/>
      <w:bCs/>
      <w:lang w:val="x-none"/>
    </w:rPr>
  </w:style>
  <w:style w:type="character" w:customStyle="1" w:styleId="apple-converted-space">
    <w:name w:val="apple-converted-space"/>
    <w:basedOn w:val="DefaultParagraphFont"/>
  </w:style>
  <w:style w:type="character" w:styleId="Strong">
    <w:name w:val="Strong"/>
    <w:qFormat/>
    <w:rPr>
      <w:b/>
      <w:bCs/>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DejaVu Sans" w:hAnsi="Liberation Sans" w:cs="DejaVu Sans"/>
      <w:sz w:val="28"/>
      <w:szCs w:val="28"/>
    </w:rPr>
  </w:style>
  <w:style w:type="paragraph" w:styleId="BodyText">
    <w:name w:val="Body Text"/>
    <w:basedOn w:val="Normal"/>
    <w:pPr>
      <w:spacing w:before="240" w:after="60"/>
    </w:pPr>
    <w:rPr>
      <w:rFonts w:ascii="Arial" w:hAnsi="Arial"/>
      <w:sz w:val="21"/>
    </w:rPr>
  </w:style>
  <w:style w:type="paragraph" w:styleId="List">
    <w:name w:val="List"/>
    <w:basedOn w:val="BodyText"/>
  </w:style>
  <w:style w:type="paragraph" w:styleId="Caption">
    <w:name w:val="caption"/>
    <w:basedOn w:val="Normal"/>
    <w:next w:val="Normal"/>
    <w:uiPriority w:val="35"/>
    <w:qFormat/>
    <w:pPr>
      <w:spacing w:before="120" w:after="120"/>
      <w:jc w:val="center"/>
    </w:pPr>
    <w:rPr>
      <w:rFonts w:ascii="Arial" w:hAnsi="Arial"/>
      <w:b/>
      <w:bCs/>
      <w:sz w:val="16"/>
      <w:szCs w:val="20"/>
    </w:rPr>
  </w:style>
  <w:style w:type="paragraph" w:customStyle="1" w:styleId="Index">
    <w:name w:val="Index"/>
    <w:basedOn w:val="Normal"/>
    <w:pPr>
      <w:suppressLineNumbers/>
    </w:pPr>
  </w:style>
  <w:style w:type="paragraph" w:styleId="Title">
    <w:name w:val="Title"/>
    <w:basedOn w:val="Normal"/>
    <w:next w:val="Subtitle"/>
    <w:qFormat/>
    <w:pPr>
      <w:spacing w:before="120" w:after="120"/>
      <w:ind w:left="-1987"/>
    </w:pPr>
    <w:rPr>
      <w:rFonts w:ascii="Arial" w:eastAsia="Times New Roman" w:hAnsi="Arial"/>
      <w:b/>
      <w:bCs/>
      <w:kern w:val="1"/>
      <w:sz w:val="52"/>
      <w:szCs w:val="44"/>
    </w:rPr>
  </w:style>
  <w:style w:type="paragraph" w:styleId="Subtitle">
    <w:name w:val="Subtitle"/>
    <w:basedOn w:val="Normal"/>
    <w:next w:val="BodyText"/>
    <w:qFormat/>
    <w:pPr>
      <w:spacing w:before="40"/>
      <w:ind w:left="-1985"/>
    </w:pPr>
    <w:rPr>
      <w:rFonts w:ascii="Arial" w:eastAsia="Times New Roman" w:hAnsi="Arial"/>
      <w:sz w:val="21"/>
      <w:lang w:val="en-GB"/>
    </w:rPr>
  </w:style>
  <w:style w:type="paragraph" w:styleId="BalloonText">
    <w:name w:val="Balloon Text"/>
    <w:basedOn w:val="Normal"/>
    <w:rPr>
      <w:rFonts w:ascii="Tahoma" w:hAnsi="Tahoma"/>
      <w:sz w:val="16"/>
      <w:szCs w:val="16"/>
    </w:rPr>
  </w:style>
  <w:style w:type="paragraph" w:styleId="ListParagraph">
    <w:name w:val="List Paragraph"/>
    <w:basedOn w:val="Normal"/>
    <w:link w:val="ListParagraphChar"/>
    <w:uiPriority w:val="34"/>
    <w:qFormat/>
    <w:pPr>
      <w:spacing w:after="200" w:line="276" w:lineRule="auto"/>
      <w:ind w:left="720"/>
    </w:pPr>
    <w:rPr>
      <w:rFonts w:eastAsia="Times New Roman"/>
      <w:szCs w:val="22"/>
    </w:rPr>
  </w:style>
  <w:style w:type="paragraph" w:styleId="Header">
    <w:name w:val="header"/>
    <w:aliases w:val="*Header"/>
    <w:basedOn w:val="Normal"/>
    <w:pPr>
      <w:suppressLineNumbers/>
      <w:tabs>
        <w:tab w:val="center" w:pos="4680"/>
        <w:tab w:val="right" w:pos="9360"/>
      </w:tabs>
    </w:pPr>
    <w:rPr>
      <w:rFonts w:ascii="Arial" w:hAnsi="Arial"/>
      <w:sz w:val="21"/>
    </w:rPr>
  </w:style>
  <w:style w:type="paragraph" w:styleId="Footer">
    <w:name w:val="footer"/>
    <w:basedOn w:val="Normal"/>
    <w:pPr>
      <w:suppressLineNumbers/>
      <w:tabs>
        <w:tab w:val="center" w:pos="4680"/>
        <w:tab w:val="right" w:pos="9360"/>
      </w:tabs>
    </w:pPr>
    <w:rPr>
      <w:rFonts w:ascii="Arial" w:hAnsi="Arial"/>
      <w:sz w:val="21"/>
    </w:rPr>
  </w:style>
  <w:style w:type="paragraph" w:styleId="BodyTextIndent">
    <w:name w:val="Body Text Indent"/>
    <w:basedOn w:val="Normal"/>
    <w:pPr>
      <w:spacing w:after="120"/>
      <w:ind w:left="360"/>
    </w:pPr>
    <w:rPr>
      <w:rFonts w:ascii="Arial" w:hAnsi="Arial"/>
      <w:sz w:val="21"/>
    </w:rPr>
  </w:style>
  <w:style w:type="paragraph" w:styleId="TOC1">
    <w:name w:val="toc 1"/>
    <w:basedOn w:val="Normal"/>
    <w:next w:val="Normal"/>
    <w:uiPriority w:val="39"/>
    <w:pPr>
      <w:tabs>
        <w:tab w:val="right" w:leader="dot" w:pos="9355"/>
      </w:tabs>
      <w:overflowPunct w:val="0"/>
      <w:autoSpaceDE w:val="0"/>
      <w:spacing w:after="120"/>
      <w:textAlignment w:val="baseline"/>
    </w:pPr>
    <w:rPr>
      <w:rFonts w:eastAsia="Times New Roman"/>
      <w:sz w:val="24"/>
      <w:szCs w:val="20"/>
    </w:rPr>
  </w:style>
  <w:style w:type="paragraph" w:customStyle="1" w:styleId="TableText">
    <w:name w:val="Table Text"/>
    <w:basedOn w:val="BodyText"/>
    <w:pPr>
      <w:overflowPunct w:val="0"/>
      <w:autoSpaceDE w:val="0"/>
      <w:spacing w:before="0" w:after="0"/>
      <w:ind w:left="28" w:right="28"/>
      <w:textAlignment w:val="baseline"/>
    </w:pPr>
    <w:rPr>
      <w:rFonts w:eastAsia="Times New Roman"/>
      <w:sz w:val="20"/>
      <w:szCs w:val="20"/>
      <w:lang w:val="x-none"/>
    </w:rPr>
  </w:style>
  <w:style w:type="paragraph" w:styleId="TOC2">
    <w:name w:val="toc 2"/>
    <w:basedOn w:val="Normal"/>
    <w:next w:val="Normal"/>
    <w:uiPriority w:val="39"/>
    <w:pPr>
      <w:tabs>
        <w:tab w:val="right" w:leader="dot" w:pos="9355"/>
      </w:tabs>
      <w:overflowPunct w:val="0"/>
      <w:autoSpaceDE w:val="0"/>
      <w:spacing w:after="120"/>
      <w:ind w:left="200"/>
      <w:textAlignment w:val="baseline"/>
    </w:pPr>
    <w:rPr>
      <w:rFonts w:eastAsia="Times New Roman"/>
      <w:sz w:val="20"/>
      <w:szCs w:val="20"/>
    </w:rPr>
  </w:style>
  <w:style w:type="paragraph" w:styleId="TOC3">
    <w:name w:val="toc 3"/>
    <w:basedOn w:val="Normal"/>
    <w:next w:val="Normal"/>
    <w:uiPriority w:val="39"/>
    <w:pPr>
      <w:tabs>
        <w:tab w:val="right" w:leader="dot" w:pos="9355"/>
      </w:tabs>
      <w:overflowPunct w:val="0"/>
      <w:autoSpaceDE w:val="0"/>
      <w:spacing w:after="120"/>
      <w:ind w:left="400"/>
      <w:textAlignment w:val="baseline"/>
    </w:pPr>
    <w:rPr>
      <w:rFonts w:eastAsia="Times New Roman"/>
      <w:sz w:val="20"/>
      <w:szCs w:val="20"/>
    </w:rPr>
  </w:style>
  <w:style w:type="paragraph" w:customStyle="1" w:styleId="HeadingA">
    <w:name w:val="Heading A"/>
    <w:basedOn w:val="Heading1"/>
    <w:pPr>
      <w:pageBreakBefore/>
      <w:pBdr>
        <w:top w:val="single" w:sz="8" w:space="1" w:color="000000"/>
      </w:pBdr>
      <w:overflowPunct w:val="0"/>
      <w:autoSpaceDE w:val="0"/>
      <w:spacing w:before="142" w:after="113"/>
      <w:textAlignment w:val="baseline"/>
    </w:pPr>
    <w:rPr>
      <w:rFonts w:ascii="Arial" w:eastAsia="Times New Roman" w:hAnsi="Arial"/>
      <w:bCs w:val="0"/>
      <w:kern w:val="1"/>
      <w:sz w:val="36"/>
      <w:szCs w:val="20"/>
    </w:rPr>
  </w:style>
  <w:style w:type="paragraph" w:customStyle="1" w:styleId="HeadingB">
    <w:name w:val="Heading B"/>
    <w:basedOn w:val="Heading2"/>
    <w:pPr>
      <w:keepLines w:val="0"/>
      <w:pBdr>
        <w:top w:val="single" w:sz="4" w:space="1" w:color="000000"/>
      </w:pBdr>
      <w:overflowPunct w:val="0"/>
      <w:autoSpaceDE w:val="0"/>
      <w:spacing w:before="425" w:after="113"/>
      <w:ind w:left="652" w:hanging="652"/>
      <w:textAlignment w:val="baseline"/>
    </w:pPr>
    <w:rPr>
      <w:rFonts w:ascii="Arial" w:eastAsia="Times New Roman" w:hAnsi="Arial"/>
      <w:bCs w:val="0"/>
      <w:sz w:val="28"/>
      <w:szCs w:val="20"/>
    </w:rPr>
  </w:style>
  <w:style w:type="paragraph" w:customStyle="1" w:styleId="StyleTableHeader10pt">
    <w:name w:val="Style Table Header + 10 pt"/>
    <w:basedOn w:val="Normal"/>
    <w:pPr>
      <w:spacing w:before="60"/>
      <w:jc w:val="center"/>
    </w:pPr>
    <w:rPr>
      <w:rFonts w:eastAsia="Times New Roman"/>
      <w:b/>
      <w:bCs/>
      <w:spacing w:val="-5"/>
      <w:sz w:val="20"/>
      <w:szCs w:val="20"/>
    </w:rPr>
  </w:style>
  <w:style w:type="paragraph" w:customStyle="1" w:styleId="TableTitle">
    <w:name w:val="Table Title"/>
    <w:basedOn w:val="TableText"/>
    <w:next w:val="TableText"/>
    <w:pPr>
      <w:overflowPunct/>
      <w:autoSpaceDE/>
      <w:spacing w:before="60" w:after="60"/>
      <w:ind w:left="0" w:right="0"/>
      <w:jc w:val="left"/>
      <w:textAlignment w:val="auto"/>
    </w:pPr>
    <w:rPr>
      <w:rFonts w:eastAsia="Arial Unicode MS"/>
      <w:b/>
      <w:sz w:val="19"/>
      <w:szCs w:val="21"/>
    </w:rPr>
  </w:style>
  <w:style w:type="paragraph" w:styleId="CommentText">
    <w:name w:val="annotation text"/>
    <w:basedOn w:val="Normal"/>
    <w:rPr>
      <w:sz w:val="20"/>
      <w:szCs w:val="20"/>
    </w:rPr>
  </w:style>
  <w:style w:type="paragraph" w:styleId="NormalWeb">
    <w:name w:val="Normal (Web)"/>
    <w:basedOn w:val="Normal"/>
    <w:uiPriority w:val="99"/>
    <w:pPr>
      <w:spacing w:before="280" w:after="280"/>
      <w:jc w:val="left"/>
    </w:pPr>
    <w:rPr>
      <w:rFonts w:ascii="Times New Roman" w:eastAsia="Times New Roman" w:hAnsi="Times New Roman"/>
      <w:sz w:val="24"/>
      <w:szCs w:val="24"/>
    </w:rPr>
  </w:style>
  <w:style w:type="paragraph" w:customStyle="1" w:styleId="IBMBody">
    <w:name w:val="IBM Body"/>
    <w:basedOn w:val="Normal"/>
    <w:pPr>
      <w:spacing w:line="300" w:lineRule="exact"/>
      <w:jc w:val="left"/>
    </w:pPr>
    <w:rPr>
      <w:rFonts w:ascii="Arial" w:eastAsia="Times New Roman" w:hAnsi="Arial"/>
      <w:sz w:val="18"/>
      <w:szCs w:val="20"/>
      <w:lang w:val="en-GB"/>
    </w:rPr>
  </w:style>
  <w:style w:type="paragraph" w:customStyle="1" w:styleId="WW-DefaultText">
    <w:name w:val="WW-Default Text"/>
    <w:basedOn w:val="Normal"/>
    <w:pPr>
      <w:autoSpaceDE w:val="0"/>
      <w:jc w:val="left"/>
    </w:pPr>
    <w:rPr>
      <w:rFonts w:ascii="Times New Roman" w:eastAsia="SimSun" w:hAnsi="Times New Roman"/>
      <w:sz w:val="24"/>
      <w:szCs w:val="24"/>
      <w:lang w:val="fr-FR"/>
    </w:rPr>
  </w:style>
  <w:style w:type="paragraph" w:styleId="ListBullet">
    <w:name w:val="List Bullet"/>
    <w:basedOn w:val="BodyText"/>
    <w:pPr>
      <w:numPr>
        <w:numId w:val="2"/>
      </w:numPr>
      <w:spacing w:before="120"/>
      <w:jc w:val="left"/>
    </w:pPr>
  </w:style>
  <w:style w:type="paragraph" w:customStyle="1" w:styleId="IBMHeading2">
    <w:name w:val="IBM Heading 2"/>
    <w:basedOn w:val="Normal"/>
    <w:next w:val="IBMBody"/>
    <w:pPr>
      <w:spacing w:line="300" w:lineRule="exact"/>
      <w:jc w:val="left"/>
    </w:pPr>
    <w:rPr>
      <w:rFonts w:ascii="Arial" w:eastAsia="Times New Roman" w:hAnsi="Arial"/>
      <w:b/>
      <w:color w:val="0066CC"/>
      <w:sz w:val="20"/>
      <w:szCs w:val="20"/>
      <w:lang w:val="en-GB"/>
    </w:rPr>
  </w:style>
  <w:style w:type="paragraph" w:customStyle="1" w:styleId="DefaultText1">
    <w:name w:val="Default Text:1"/>
    <w:basedOn w:val="Normal"/>
    <w:pPr>
      <w:autoSpaceDE w:val="0"/>
      <w:jc w:val="left"/>
    </w:pPr>
    <w:rPr>
      <w:rFonts w:ascii="Times New Roman" w:eastAsia="SimSun" w:hAnsi="Times New Roman"/>
      <w:sz w:val="24"/>
      <w:szCs w:val="24"/>
      <w:lang w:val="fr-FR"/>
    </w:rPr>
  </w:style>
  <w:style w:type="paragraph" w:styleId="TableofFigures">
    <w:name w:val="table of figures"/>
    <w:basedOn w:val="Normal"/>
    <w:next w:val="Normal"/>
    <w:uiPriority w:val="99"/>
  </w:style>
  <w:style w:type="paragraph" w:styleId="CommentSubject">
    <w:name w:val="annotation subject"/>
    <w:basedOn w:val="CommentText"/>
    <w:next w:val="CommentText"/>
    <w:rPr>
      <w:b/>
      <w:bCs/>
    </w:rPr>
  </w:style>
  <w:style w:type="paragraph" w:customStyle="1" w:styleId="NumberList">
    <w:name w:val="Number List"/>
    <w:pPr>
      <w:numPr>
        <w:numId w:val="4"/>
      </w:numPr>
      <w:tabs>
        <w:tab w:val="left" w:pos="360"/>
      </w:tabs>
      <w:spacing w:before="60" w:after="60"/>
    </w:pPr>
    <w:rPr>
      <w:rFonts w:ascii="Arial" w:eastAsia="Arial" w:hAnsi="Arial" w:cs="Calibri"/>
      <w:lang w:eastAsia="ar-SA"/>
    </w:rPr>
  </w:style>
  <w:style w:type="paragraph" w:customStyle="1" w:styleId="BulletsL1">
    <w:name w:val="Bullets L1"/>
    <w:basedOn w:val="Normal"/>
    <w:pPr>
      <w:numPr>
        <w:numId w:val="1"/>
      </w:numPr>
      <w:spacing w:before="60" w:after="60"/>
      <w:jc w:val="left"/>
    </w:pPr>
    <w:rPr>
      <w:rFonts w:ascii="Arial" w:eastAsia="Times New Roman" w:hAnsi="Arial"/>
      <w:sz w:val="20"/>
      <w:szCs w:val="20"/>
    </w:rPr>
  </w:style>
  <w:style w:type="paragraph" w:customStyle="1" w:styleId="templateHeading">
    <w:name w:val="templateHeading"/>
    <w:basedOn w:val="Normal"/>
    <w:pPr>
      <w:spacing w:before="60" w:after="60"/>
      <w:jc w:val="left"/>
    </w:pPr>
    <w:rPr>
      <w:rFonts w:ascii="Times New Roman" w:eastAsia="Times New Roman" w:hAnsi="Times New Roman"/>
      <w:b/>
      <w:sz w:val="16"/>
      <w:szCs w:val="20"/>
    </w:rPr>
  </w:style>
  <w:style w:type="paragraph" w:customStyle="1" w:styleId="templateText">
    <w:name w:val="templateText"/>
    <w:basedOn w:val="Normal"/>
    <w:pPr>
      <w:spacing w:before="60" w:after="60"/>
      <w:jc w:val="left"/>
    </w:pPr>
    <w:rPr>
      <w:rFonts w:ascii="Times New Roman" w:eastAsia="Times New Roman" w:hAnsi="Times New Roman"/>
      <w:sz w:val="18"/>
      <w:szCs w:val="20"/>
    </w:rPr>
  </w:style>
  <w:style w:type="paragraph" w:customStyle="1" w:styleId="TableParagraph">
    <w:name w:val="Table Paragraph"/>
    <w:basedOn w:val="Normal"/>
    <w:pPr>
      <w:widowControl w:val="0"/>
      <w:jc w:val="left"/>
    </w:pPr>
    <w:rPr>
      <w:rFonts w:eastAsia="Calibri" w:cs="Times New Roman"/>
      <w:szCs w:val="22"/>
    </w:rPr>
  </w:style>
  <w:style w:type="paragraph" w:styleId="Revision">
    <w:name w:val="Revision"/>
    <w:rPr>
      <w:rFonts w:ascii="Calibri" w:eastAsia="Arial Unicode MS" w:hAnsi="Calibri" w:cs="Calibri"/>
      <w:sz w:val="22"/>
      <w:szCs w:val="21"/>
      <w:lang w:eastAsia="ar-SA"/>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OC4">
    <w:name w:val="toc 4"/>
    <w:basedOn w:val="Index"/>
    <w:pPr>
      <w:tabs>
        <w:tab w:val="right" w:leader="dot" w:pos="7071"/>
      </w:tabs>
      <w:ind w:left="849"/>
    </w:pPr>
  </w:style>
  <w:style w:type="paragraph" w:styleId="TOC5">
    <w:name w:val="toc 5"/>
    <w:basedOn w:val="Index"/>
    <w:pPr>
      <w:tabs>
        <w:tab w:val="right" w:leader="dot" w:pos="6788"/>
      </w:tabs>
      <w:ind w:left="1132"/>
    </w:pPr>
  </w:style>
  <w:style w:type="paragraph" w:styleId="TOC6">
    <w:name w:val="toc 6"/>
    <w:basedOn w:val="Index"/>
    <w:pPr>
      <w:tabs>
        <w:tab w:val="right" w:leader="dot" w:pos="6505"/>
      </w:tabs>
      <w:ind w:left="1415"/>
    </w:pPr>
  </w:style>
  <w:style w:type="paragraph" w:styleId="TOC7">
    <w:name w:val="toc 7"/>
    <w:basedOn w:val="Index"/>
    <w:pPr>
      <w:tabs>
        <w:tab w:val="right" w:leader="dot" w:pos="6222"/>
      </w:tabs>
      <w:ind w:left="1698"/>
    </w:pPr>
  </w:style>
  <w:style w:type="paragraph" w:styleId="TOC8">
    <w:name w:val="toc 8"/>
    <w:basedOn w:val="Index"/>
    <w:pPr>
      <w:tabs>
        <w:tab w:val="right" w:leader="dot" w:pos="5939"/>
      </w:tabs>
      <w:ind w:left="1981"/>
    </w:pPr>
  </w:style>
  <w:style w:type="paragraph" w:styleId="TOC9">
    <w:name w:val="toc 9"/>
    <w:basedOn w:val="Index"/>
    <w:pPr>
      <w:tabs>
        <w:tab w:val="right" w:leader="dot" w:pos="5656"/>
      </w:tabs>
      <w:ind w:left="2264"/>
    </w:pPr>
  </w:style>
  <w:style w:type="paragraph" w:customStyle="1" w:styleId="Contents10">
    <w:name w:val="Contents 10"/>
    <w:basedOn w:val="Index"/>
    <w:pPr>
      <w:tabs>
        <w:tab w:val="right" w:leader="dot" w:pos="5373"/>
      </w:tabs>
      <w:ind w:left="2547"/>
    </w:pPr>
  </w:style>
  <w:style w:type="paragraph" w:customStyle="1" w:styleId="ContentsHeading">
    <w:name w:val="Contents Heading"/>
    <w:basedOn w:val="Heading"/>
    <w:pPr>
      <w:suppressLineNumbers/>
    </w:pPr>
    <w:rPr>
      <w:b/>
      <w:bCs/>
      <w:sz w:val="32"/>
      <w:szCs w:val="32"/>
    </w:rPr>
  </w:style>
  <w:style w:type="paragraph" w:customStyle="1" w:styleId="IllustrationIndexHeading">
    <w:name w:val="Illustration Index Heading"/>
    <w:basedOn w:val="Heading"/>
    <w:pPr>
      <w:suppressLineNumbers/>
    </w:pPr>
    <w:rPr>
      <w:b/>
      <w:bCs/>
      <w:sz w:val="32"/>
      <w:szCs w:val="32"/>
    </w:rPr>
  </w:style>
  <w:style w:type="table" w:styleId="TableGrid">
    <w:name w:val="Table Grid"/>
    <w:basedOn w:val="TableNormal"/>
    <w:uiPriority w:val="39"/>
    <w:rsid w:val="00042C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ext-Indent1">
    <w:name w:val="Normal Text - Indent 1"/>
    <w:basedOn w:val="BlockText"/>
    <w:rsid w:val="00ED54A5"/>
    <w:pPr>
      <w:spacing w:before="120" w:after="0"/>
      <w:ind w:left="288" w:right="0"/>
      <w:jc w:val="left"/>
    </w:pPr>
    <w:rPr>
      <w:rFonts w:ascii="Arial" w:eastAsia="Times New Roman" w:hAnsi="Arial" w:cs="Times New Roman"/>
      <w:kern w:val="28"/>
      <w:sz w:val="20"/>
      <w:szCs w:val="20"/>
      <w:lang w:eastAsia="en-US"/>
    </w:rPr>
  </w:style>
  <w:style w:type="paragraph" w:styleId="BlockText">
    <w:name w:val="Block Text"/>
    <w:basedOn w:val="Normal"/>
    <w:unhideWhenUsed/>
    <w:rsid w:val="00ED54A5"/>
    <w:pPr>
      <w:spacing w:after="120"/>
      <w:ind w:left="1440" w:right="1440"/>
    </w:pPr>
  </w:style>
  <w:style w:type="paragraph" w:styleId="TOCHeading">
    <w:name w:val="TOC Heading"/>
    <w:basedOn w:val="Heading1"/>
    <w:next w:val="Normal"/>
    <w:uiPriority w:val="39"/>
    <w:unhideWhenUsed/>
    <w:qFormat/>
    <w:rsid w:val="00A450FA"/>
    <w:pP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customStyle="1" w:styleId="Default">
    <w:name w:val="Default"/>
    <w:rsid w:val="000D45F5"/>
    <w:pPr>
      <w:autoSpaceDE w:val="0"/>
      <w:autoSpaceDN w:val="0"/>
      <w:adjustRightInd w:val="0"/>
    </w:pPr>
    <w:rPr>
      <w:rFonts w:ascii="Arial" w:hAnsi="Arial" w:cs="Arial"/>
      <w:color w:val="000000"/>
      <w:sz w:val="24"/>
      <w:szCs w:val="24"/>
    </w:rPr>
  </w:style>
  <w:style w:type="paragraph" w:styleId="NoSpacing">
    <w:name w:val="No Spacing"/>
    <w:uiPriority w:val="1"/>
    <w:qFormat/>
    <w:rsid w:val="000A7BCB"/>
    <w:pPr>
      <w:jc w:val="both"/>
    </w:pPr>
    <w:rPr>
      <w:rFonts w:ascii="Calibri" w:eastAsia="Arial Unicode MS" w:hAnsi="Calibri" w:cs="Calibri"/>
      <w:sz w:val="22"/>
      <w:szCs w:val="21"/>
      <w:lang w:eastAsia="ar-SA"/>
    </w:rPr>
  </w:style>
  <w:style w:type="paragraph" w:customStyle="1" w:styleId="BHPBBodyText3">
    <w:name w:val="BHPB Body Text 3"/>
    <w:basedOn w:val="Normal"/>
    <w:rsid w:val="00787F43"/>
    <w:pPr>
      <w:suppressAutoHyphens/>
      <w:spacing w:before="120" w:after="120"/>
      <w:ind w:left="709"/>
      <w:jc w:val="left"/>
    </w:pPr>
    <w:rPr>
      <w:rFonts w:ascii="Arial" w:eastAsia="MS Mincho" w:hAnsi="Arial" w:cs="Arial"/>
      <w:sz w:val="20"/>
      <w:szCs w:val="20"/>
    </w:rPr>
  </w:style>
  <w:style w:type="paragraph" w:customStyle="1" w:styleId="CNTableTextLeft">
    <w:name w:val="CN Table Text Left"/>
    <w:basedOn w:val="Normal"/>
    <w:rsid w:val="00860443"/>
    <w:pPr>
      <w:jc w:val="left"/>
    </w:pPr>
    <w:rPr>
      <w:rFonts w:ascii="Times New Roman" w:eastAsia="Times New Roman" w:hAnsi="Times New Roman" w:cs="Times New Roman"/>
      <w:sz w:val="20"/>
      <w:szCs w:val="18"/>
      <w:lang w:eastAsia="en-US"/>
    </w:rPr>
  </w:style>
  <w:style w:type="paragraph" w:customStyle="1" w:styleId="CNTableColumnHead">
    <w:name w:val="CN Table Column Head"/>
    <w:basedOn w:val="CNTableTextLeft"/>
    <w:rsid w:val="00860443"/>
    <w:pPr>
      <w:jc w:val="center"/>
    </w:pPr>
    <w:rPr>
      <w:b/>
    </w:rPr>
  </w:style>
  <w:style w:type="paragraph" w:customStyle="1" w:styleId="CNTableTextCentered">
    <w:name w:val="CN Table Text Centered"/>
    <w:basedOn w:val="CNTableTextLeft"/>
    <w:rsid w:val="00860443"/>
    <w:pPr>
      <w:jc w:val="center"/>
    </w:pPr>
  </w:style>
  <w:style w:type="paragraph" w:customStyle="1" w:styleId="p1">
    <w:name w:val="p1"/>
    <w:basedOn w:val="Normal"/>
    <w:rsid w:val="007A11F4"/>
    <w:pPr>
      <w:jc w:val="left"/>
    </w:pPr>
    <w:rPr>
      <w:rFonts w:ascii="Helvetica" w:eastAsia="Times New Roman" w:hAnsi="Helvetica" w:cs="Times New Roman"/>
      <w:sz w:val="12"/>
      <w:szCs w:val="12"/>
      <w:lang w:eastAsia="en-US"/>
    </w:rPr>
  </w:style>
  <w:style w:type="character" w:styleId="Emphasis">
    <w:name w:val="Emphasis"/>
    <w:basedOn w:val="DefaultParagraphFont"/>
    <w:uiPriority w:val="20"/>
    <w:qFormat/>
    <w:rsid w:val="003E23F5"/>
    <w:rPr>
      <w:i/>
      <w:iCs/>
    </w:rPr>
  </w:style>
  <w:style w:type="character" w:customStyle="1" w:styleId="wordsection1Char">
    <w:name w:val="wordsection1 Char"/>
    <w:basedOn w:val="DefaultParagraphFont"/>
    <w:link w:val="wordsection1"/>
    <w:uiPriority w:val="99"/>
    <w:locked/>
    <w:rsid w:val="00CE7671"/>
    <w:rPr>
      <w:rFonts w:ascii="Calibri" w:hAnsi="Calibri" w:cs="Calibri"/>
    </w:rPr>
  </w:style>
  <w:style w:type="paragraph" w:customStyle="1" w:styleId="wordsection1">
    <w:name w:val="wordsection1"/>
    <w:basedOn w:val="Normal"/>
    <w:link w:val="wordsection1Char"/>
    <w:uiPriority w:val="99"/>
    <w:rsid w:val="00CE7671"/>
    <w:pPr>
      <w:jc w:val="left"/>
    </w:pPr>
    <w:rPr>
      <w:rFonts w:eastAsia="Times New Roman"/>
      <w:sz w:val="20"/>
      <w:szCs w:val="20"/>
      <w:lang w:eastAsia="en-US"/>
    </w:rPr>
  </w:style>
  <w:style w:type="character" w:customStyle="1" w:styleId="ListParagraphChar">
    <w:name w:val="List Paragraph Char"/>
    <w:basedOn w:val="DefaultParagraphFont"/>
    <w:link w:val="ListParagraph"/>
    <w:uiPriority w:val="34"/>
    <w:rsid w:val="00A91B24"/>
    <w:rPr>
      <w:rFonts w:ascii="Calibri" w:hAnsi="Calibri" w:cs="Calibri"/>
      <w:sz w:val="22"/>
      <w:szCs w:val="22"/>
      <w:lang w:eastAsia="ar-SA"/>
    </w:rPr>
  </w:style>
  <w:style w:type="paragraph" w:customStyle="1" w:styleId="Body">
    <w:name w:val="Body"/>
    <w:basedOn w:val="Normal"/>
    <w:qFormat/>
    <w:rsid w:val="00A91B24"/>
    <w:pPr>
      <w:keepLines/>
      <w:spacing w:before="120" w:after="120"/>
      <w:ind w:left="720"/>
      <w:jc w:val="left"/>
    </w:pPr>
    <w:rPr>
      <w:rFonts w:ascii="Verdana" w:eastAsia="MS Mincho" w:hAnsi="Verdana" w:cs="Times New Roman"/>
      <w:spacing w:val="-5"/>
      <w:kern w:val="24"/>
      <w:sz w:val="20"/>
      <w:szCs w:val="24"/>
      <w:lang w:val="en-NZ" w:eastAsia="en-US"/>
    </w:rPr>
  </w:style>
  <w:style w:type="paragraph" w:styleId="Index2">
    <w:name w:val="index 2"/>
    <w:aliases w:val="Numbered List"/>
    <w:basedOn w:val="Normal"/>
    <w:next w:val="Normal"/>
    <w:autoRedefine/>
    <w:semiHidden/>
    <w:rsid w:val="007C0CA2"/>
    <w:pPr>
      <w:numPr>
        <w:ilvl w:val="1"/>
        <w:numId w:val="34"/>
      </w:numPr>
      <w:tabs>
        <w:tab w:val="clear" w:pos="1440"/>
        <w:tab w:val="num" w:pos="612"/>
      </w:tabs>
      <w:spacing w:line="260" w:lineRule="atLeast"/>
      <w:ind w:left="612"/>
      <w:jc w:val="left"/>
    </w:pPr>
    <w:rPr>
      <w:rFonts w:ascii="Arial" w:eastAsia="Times New Roman" w:hAnsi="Arial" w:cs="Arial"/>
      <w:sz w:val="16"/>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29929">
      <w:bodyDiv w:val="1"/>
      <w:marLeft w:val="0"/>
      <w:marRight w:val="0"/>
      <w:marTop w:val="0"/>
      <w:marBottom w:val="0"/>
      <w:divBdr>
        <w:top w:val="none" w:sz="0" w:space="0" w:color="auto"/>
        <w:left w:val="none" w:sz="0" w:space="0" w:color="auto"/>
        <w:bottom w:val="none" w:sz="0" w:space="0" w:color="auto"/>
        <w:right w:val="none" w:sz="0" w:space="0" w:color="auto"/>
      </w:divBdr>
    </w:div>
    <w:div w:id="51780720">
      <w:bodyDiv w:val="1"/>
      <w:marLeft w:val="0"/>
      <w:marRight w:val="0"/>
      <w:marTop w:val="0"/>
      <w:marBottom w:val="0"/>
      <w:divBdr>
        <w:top w:val="none" w:sz="0" w:space="0" w:color="auto"/>
        <w:left w:val="none" w:sz="0" w:space="0" w:color="auto"/>
        <w:bottom w:val="none" w:sz="0" w:space="0" w:color="auto"/>
        <w:right w:val="none" w:sz="0" w:space="0" w:color="auto"/>
      </w:divBdr>
    </w:div>
    <w:div w:id="63333297">
      <w:bodyDiv w:val="1"/>
      <w:marLeft w:val="0"/>
      <w:marRight w:val="0"/>
      <w:marTop w:val="0"/>
      <w:marBottom w:val="0"/>
      <w:divBdr>
        <w:top w:val="none" w:sz="0" w:space="0" w:color="auto"/>
        <w:left w:val="none" w:sz="0" w:space="0" w:color="auto"/>
        <w:bottom w:val="none" w:sz="0" w:space="0" w:color="auto"/>
        <w:right w:val="none" w:sz="0" w:space="0" w:color="auto"/>
      </w:divBdr>
    </w:div>
    <w:div w:id="118840431">
      <w:bodyDiv w:val="1"/>
      <w:marLeft w:val="0"/>
      <w:marRight w:val="0"/>
      <w:marTop w:val="0"/>
      <w:marBottom w:val="0"/>
      <w:divBdr>
        <w:top w:val="none" w:sz="0" w:space="0" w:color="auto"/>
        <w:left w:val="none" w:sz="0" w:space="0" w:color="auto"/>
        <w:bottom w:val="none" w:sz="0" w:space="0" w:color="auto"/>
        <w:right w:val="none" w:sz="0" w:space="0" w:color="auto"/>
      </w:divBdr>
    </w:div>
    <w:div w:id="133331740">
      <w:bodyDiv w:val="1"/>
      <w:marLeft w:val="0"/>
      <w:marRight w:val="0"/>
      <w:marTop w:val="0"/>
      <w:marBottom w:val="0"/>
      <w:divBdr>
        <w:top w:val="none" w:sz="0" w:space="0" w:color="auto"/>
        <w:left w:val="none" w:sz="0" w:space="0" w:color="auto"/>
        <w:bottom w:val="none" w:sz="0" w:space="0" w:color="auto"/>
        <w:right w:val="none" w:sz="0" w:space="0" w:color="auto"/>
      </w:divBdr>
    </w:div>
    <w:div w:id="178932660">
      <w:bodyDiv w:val="1"/>
      <w:marLeft w:val="0"/>
      <w:marRight w:val="0"/>
      <w:marTop w:val="0"/>
      <w:marBottom w:val="0"/>
      <w:divBdr>
        <w:top w:val="none" w:sz="0" w:space="0" w:color="auto"/>
        <w:left w:val="none" w:sz="0" w:space="0" w:color="auto"/>
        <w:bottom w:val="none" w:sz="0" w:space="0" w:color="auto"/>
        <w:right w:val="none" w:sz="0" w:space="0" w:color="auto"/>
      </w:divBdr>
    </w:div>
    <w:div w:id="225457164">
      <w:bodyDiv w:val="1"/>
      <w:marLeft w:val="0"/>
      <w:marRight w:val="0"/>
      <w:marTop w:val="0"/>
      <w:marBottom w:val="0"/>
      <w:divBdr>
        <w:top w:val="none" w:sz="0" w:space="0" w:color="auto"/>
        <w:left w:val="none" w:sz="0" w:space="0" w:color="auto"/>
        <w:bottom w:val="none" w:sz="0" w:space="0" w:color="auto"/>
        <w:right w:val="none" w:sz="0" w:space="0" w:color="auto"/>
      </w:divBdr>
    </w:div>
    <w:div w:id="243151024">
      <w:bodyDiv w:val="1"/>
      <w:marLeft w:val="0"/>
      <w:marRight w:val="0"/>
      <w:marTop w:val="0"/>
      <w:marBottom w:val="0"/>
      <w:divBdr>
        <w:top w:val="none" w:sz="0" w:space="0" w:color="auto"/>
        <w:left w:val="none" w:sz="0" w:space="0" w:color="auto"/>
        <w:bottom w:val="none" w:sz="0" w:space="0" w:color="auto"/>
        <w:right w:val="none" w:sz="0" w:space="0" w:color="auto"/>
      </w:divBdr>
    </w:div>
    <w:div w:id="300810858">
      <w:bodyDiv w:val="1"/>
      <w:marLeft w:val="0"/>
      <w:marRight w:val="0"/>
      <w:marTop w:val="0"/>
      <w:marBottom w:val="0"/>
      <w:divBdr>
        <w:top w:val="none" w:sz="0" w:space="0" w:color="auto"/>
        <w:left w:val="none" w:sz="0" w:space="0" w:color="auto"/>
        <w:bottom w:val="none" w:sz="0" w:space="0" w:color="auto"/>
        <w:right w:val="none" w:sz="0" w:space="0" w:color="auto"/>
      </w:divBdr>
    </w:div>
    <w:div w:id="334839779">
      <w:bodyDiv w:val="1"/>
      <w:marLeft w:val="0"/>
      <w:marRight w:val="0"/>
      <w:marTop w:val="0"/>
      <w:marBottom w:val="0"/>
      <w:divBdr>
        <w:top w:val="none" w:sz="0" w:space="0" w:color="auto"/>
        <w:left w:val="none" w:sz="0" w:space="0" w:color="auto"/>
        <w:bottom w:val="none" w:sz="0" w:space="0" w:color="auto"/>
        <w:right w:val="none" w:sz="0" w:space="0" w:color="auto"/>
      </w:divBdr>
    </w:div>
    <w:div w:id="356196500">
      <w:bodyDiv w:val="1"/>
      <w:marLeft w:val="0"/>
      <w:marRight w:val="0"/>
      <w:marTop w:val="0"/>
      <w:marBottom w:val="0"/>
      <w:divBdr>
        <w:top w:val="none" w:sz="0" w:space="0" w:color="auto"/>
        <w:left w:val="none" w:sz="0" w:space="0" w:color="auto"/>
        <w:bottom w:val="none" w:sz="0" w:space="0" w:color="auto"/>
        <w:right w:val="none" w:sz="0" w:space="0" w:color="auto"/>
      </w:divBdr>
    </w:div>
    <w:div w:id="381178186">
      <w:bodyDiv w:val="1"/>
      <w:marLeft w:val="0"/>
      <w:marRight w:val="0"/>
      <w:marTop w:val="0"/>
      <w:marBottom w:val="0"/>
      <w:divBdr>
        <w:top w:val="none" w:sz="0" w:space="0" w:color="auto"/>
        <w:left w:val="none" w:sz="0" w:space="0" w:color="auto"/>
        <w:bottom w:val="none" w:sz="0" w:space="0" w:color="auto"/>
        <w:right w:val="none" w:sz="0" w:space="0" w:color="auto"/>
      </w:divBdr>
    </w:div>
    <w:div w:id="449008094">
      <w:bodyDiv w:val="1"/>
      <w:marLeft w:val="0"/>
      <w:marRight w:val="0"/>
      <w:marTop w:val="0"/>
      <w:marBottom w:val="0"/>
      <w:divBdr>
        <w:top w:val="none" w:sz="0" w:space="0" w:color="auto"/>
        <w:left w:val="none" w:sz="0" w:space="0" w:color="auto"/>
        <w:bottom w:val="none" w:sz="0" w:space="0" w:color="auto"/>
        <w:right w:val="none" w:sz="0" w:space="0" w:color="auto"/>
      </w:divBdr>
    </w:div>
    <w:div w:id="459962424">
      <w:bodyDiv w:val="1"/>
      <w:marLeft w:val="0"/>
      <w:marRight w:val="0"/>
      <w:marTop w:val="0"/>
      <w:marBottom w:val="0"/>
      <w:divBdr>
        <w:top w:val="none" w:sz="0" w:space="0" w:color="auto"/>
        <w:left w:val="none" w:sz="0" w:space="0" w:color="auto"/>
        <w:bottom w:val="none" w:sz="0" w:space="0" w:color="auto"/>
        <w:right w:val="none" w:sz="0" w:space="0" w:color="auto"/>
      </w:divBdr>
    </w:div>
    <w:div w:id="493225598">
      <w:bodyDiv w:val="1"/>
      <w:marLeft w:val="0"/>
      <w:marRight w:val="0"/>
      <w:marTop w:val="0"/>
      <w:marBottom w:val="0"/>
      <w:divBdr>
        <w:top w:val="none" w:sz="0" w:space="0" w:color="auto"/>
        <w:left w:val="none" w:sz="0" w:space="0" w:color="auto"/>
        <w:bottom w:val="none" w:sz="0" w:space="0" w:color="auto"/>
        <w:right w:val="none" w:sz="0" w:space="0" w:color="auto"/>
      </w:divBdr>
    </w:div>
    <w:div w:id="505481211">
      <w:bodyDiv w:val="1"/>
      <w:marLeft w:val="0"/>
      <w:marRight w:val="0"/>
      <w:marTop w:val="0"/>
      <w:marBottom w:val="0"/>
      <w:divBdr>
        <w:top w:val="none" w:sz="0" w:space="0" w:color="auto"/>
        <w:left w:val="none" w:sz="0" w:space="0" w:color="auto"/>
        <w:bottom w:val="none" w:sz="0" w:space="0" w:color="auto"/>
        <w:right w:val="none" w:sz="0" w:space="0" w:color="auto"/>
      </w:divBdr>
    </w:div>
    <w:div w:id="516503826">
      <w:bodyDiv w:val="1"/>
      <w:marLeft w:val="0"/>
      <w:marRight w:val="0"/>
      <w:marTop w:val="0"/>
      <w:marBottom w:val="0"/>
      <w:divBdr>
        <w:top w:val="none" w:sz="0" w:space="0" w:color="auto"/>
        <w:left w:val="none" w:sz="0" w:space="0" w:color="auto"/>
        <w:bottom w:val="none" w:sz="0" w:space="0" w:color="auto"/>
        <w:right w:val="none" w:sz="0" w:space="0" w:color="auto"/>
      </w:divBdr>
    </w:div>
    <w:div w:id="553582844">
      <w:bodyDiv w:val="1"/>
      <w:marLeft w:val="0"/>
      <w:marRight w:val="0"/>
      <w:marTop w:val="0"/>
      <w:marBottom w:val="0"/>
      <w:divBdr>
        <w:top w:val="none" w:sz="0" w:space="0" w:color="auto"/>
        <w:left w:val="none" w:sz="0" w:space="0" w:color="auto"/>
        <w:bottom w:val="none" w:sz="0" w:space="0" w:color="auto"/>
        <w:right w:val="none" w:sz="0" w:space="0" w:color="auto"/>
      </w:divBdr>
    </w:div>
    <w:div w:id="568926567">
      <w:bodyDiv w:val="1"/>
      <w:marLeft w:val="0"/>
      <w:marRight w:val="0"/>
      <w:marTop w:val="0"/>
      <w:marBottom w:val="0"/>
      <w:divBdr>
        <w:top w:val="none" w:sz="0" w:space="0" w:color="auto"/>
        <w:left w:val="none" w:sz="0" w:space="0" w:color="auto"/>
        <w:bottom w:val="none" w:sz="0" w:space="0" w:color="auto"/>
        <w:right w:val="none" w:sz="0" w:space="0" w:color="auto"/>
      </w:divBdr>
    </w:div>
    <w:div w:id="687220481">
      <w:bodyDiv w:val="1"/>
      <w:marLeft w:val="0"/>
      <w:marRight w:val="0"/>
      <w:marTop w:val="0"/>
      <w:marBottom w:val="0"/>
      <w:divBdr>
        <w:top w:val="none" w:sz="0" w:space="0" w:color="auto"/>
        <w:left w:val="none" w:sz="0" w:space="0" w:color="auto"/>
        <w:bottom w:val="none" w:sz="0" w:space="0" w:color="auto"/>
        <w:right w:val="none" w:sz="0" w:space="0" w:color="auto"/>
      </w:divBdr>
    </w:div>
    <w:div w:id="689378162">
      <w:bodyDiv w:val="1"/>
      <w:marLeft w:val="0"/>
      <w:marRight w:val="0"/>
      <w:marTop w:val="0"/>
      <w:marBottom w:val="0"/>
      <w:divBdr>
        <w:top w:val="none" w:sz="0" w:space="0" w:color="auto"/>
        <w:left w:val="none" w:sz="0" w:space="0" w:color="auto"/>
        <w:bottom w:val="none" w:sz="0" w:space="0" w:color="auto"/>
        <w:right w:val="none" w:sz="0" w:space="0" w:color="auto"/>
      </w:divBdr>
    </w:div>
    <w:div w:id="717975407">
      <w:bodyDiv w:val="1"/>
      <w:marLeft w:val="0"/>
      <w:marRight w:val="0"/>
      <w:marTop w:val="0"/>
      <w:marBottom w:val="0"/>
      <w:divBdr>
        <w:top w:val="none" w:sz="0" w:space="0" w:color="auto"/>
        <w:left w:val="none" w:sz="0" w:space="0" w:color="auto"/>
        <w:bottom w:val="none" w:sz="0" w:space="0" w:color="auto"/>
        <w:right w:val="none" w:sz="0" w:space="0" w:color="auto"/>
      </w:divBdr>
    </w:div>
    <w:div w:id="760414304">
      <w:bodyDiv w:val="1"/>
      <w:marLeft w:val="0"/>
      <w:marRight w:val="0"/>
      <w:marTop w:val="0"/>
      <w:marBottom w:val="0"/>
      <w:divBdr>
        <w:top w:val="none" w:sz="0" w:space="0" w:color="auto"/>
        <w:left w:val="none" w:sz="0" w:space="0" w:color="auto"/>
        <w:bottom w:val="none" w:sz="0" w:space="0" w:color="auto"/>
        <w:right w:val="none" w:sz="0" w:space="0" w:color="auto"/>
      </w:divBdr>
    </w:div>
    <w:div w:id="785468442">
      <w:bodyDiv w:val="1"/>
      <w:marLeft w:val="0"/>
      <w:marRight w:val="0"/>
      <w:marTop w:val="0"/>
      <w:marBottom w:val="0"/>
      <w:divBdr>
        <w:top w:val="none" w:sz="0" w:space="0" w:color="auto"/>
        <w:left w:val="none" w:sz="0" w:space="0" w:color="auto"/>
        <w:bottom w:val="none" w:sz="0" w:space="0" w:color="auto"/>
        <w:right w:val="none" w:sz="0" w:space="0" w:color="auto"/>
      </w:divBdr>
    </w:div>
    <w:div w:id="798184334">
      <w:bodyDiv w:val="1"/>
      <w:marLeft w:val="0"/>
      <w:marRight w:val="0"/>
      <w:marTop w:val="0"/>
      <w:marBottom w:val="0"/>
      <w:divBdr>
        <w:top w:val="none" w:sz="0" w:space="0" w:color="auto"/>
        <w:left w:val="none" w:sz="0" w:space="0" w:color="auto"/>
        <w:bottom w:val="none" w:sz="0" w:space="0" w:color="auto"/>
        <w:right w:val="none" w:sz="0" w:space="0" w:color="auto"/>
      </w:divBdr>
    </w:div>
    <w:div w:id="865027420">
      <w:bodyDiv w:val="1"/>
      <w:marLeft w:val="0"/>
      <w:marRight w:val="0"/>
      <w:marTop w:val="0"/>
      <w:marBottom w:val="0"/>
      <w:divBdr>
        <w:top w:val="none" w:sz="0" w:space="0" w:color="auto"/>
        <w:left w:val="none" w:sz="0" w:space="0" w:color="auto"/>
        <w:bottom w:val="none" w:sz="0" w:space="0" w:color="auto"/>
        <w:right w:val="none" w:sz="0" w:space="0" w:color="auto"/>
      </w:divBdr>
    </w:div>
    <w:div w:id="865101624">
      <w:bodyDiv w:val="1"/>
      <w:marLeft w:val="0"/>
      <w:marRight w:val="0"/>
      <w:marTop w:val="0"/>
      <w:marBottom w:val="0"/>
      <w:divBdr>
        <w:top w:val="none" w:sz="0" w:space="0" w:color="auto"/>
        <w:left w:val="none" w:sz="0" w:space="0" w:color="auto"/>
        <w:bottom w:val="none" w:sz="0" w:space="0" w:color="auto"/>
        <w:right w:val="none" w:sz="0" w:space="0" w:color="auto"/>
      </w:divBdr>
    </w:div>
    <w:div w:id="924996043">
      <w:bodyDiv w:val="1"/>
      <w:marLeft w:val="0"/>
      <w:marRight w:val="0"/>
      <w:marTop w:val="0"/>
      <w:marBottom w:val="0"/>
      <w:divBdr>
        <w:top w:val="none" w:sz="0" w:space="0" w:color="auto"/>
        <w:left w:val="none" w:sz="0" w:space="0" w:color="auto"/>
        <w:bottom w:val="none" w:sz="0" w:space="0" w:color="auto"/>
        <w:right w:val="none" w:sz="0" w:space="0" w:color="auto"/>
      </w:divBdr>
    </w:div>
    <w:div w:id="928268226">
      <w:bodyDiv w:val="1"/>
      <w:marLeft w:val="0"/>
      <w:marRight w:val="0"/>
      <w:marTop w:val="0"/>
      <w:marBottom w:val="0"/>
      <w:divBdr>
        <w:top w:val="none" w:sz="0" w:space="0" w:color="auto"/>
        <w:left w:val="none" w:sz="0" w:space="0" w:color="auto"/>
        <w:bottom w:val="none" w:sz="0" w:space="0" w:color="auto"/>
        <w:right w:val="none" w:sz="0" w:space="0" w:color="auto"/>
      </w:divBdr>
    </w:div>
    <w:div w:id="935404027">
      <w:bodyDiv w:val="1"/>
      <w:marLeft w:val="0"/>
      <w:marRight w:val="0"/>
      <w:marTop w:val="0"/>
      <w:marBottom w:val="0"/>
      <w:divBdr>
        <w:top w:val="none" w:sz="0" w:space="0" w:color="auto"/>
        <w:left w:val="none" w:sz="0" w:space="0" w:color="auto"/>
        <w:bottom w:val="none" w:sz="0" w:space="0" w:color="auto"/>
        <w:right w:val="none" w:sz="0" w:space="0" w:color="auto"/>
      </w:divBdr>
    </w:div>
    <w:div w:id="947658717">
      <w:bodyDiv w:val="1"/>
      <w:marLeft w:val="0"/>
      <w:marRight w:val="0"/>
      <w:marTop w:val="0"/>
      <w:marBottom w:val="0"/>
      <w:divBdr>
        <w:top w:val="none" w:sz="0" w:space="0" w:color="auto"/>
        <w:left w:val="none" w:sz="0" w:space="0" w:color="auto"/>
        <w:bottom w:val="none" w:sz="0" w:space="0" w:color="auto"/>
        <w:right w:val="none" w:sz="0" w:space="0" w:color="auto"/>
      </w:divBdr>
    </w:div>
    <w:div w:id="977998003">
      <w:bodyDiv w:val="1"/>
      <w:marLeft w:val="0"/>
      <w:marRight w:val="0"/>
      <w:marTop w:val="0"/>
      <w:marBottom w:val="0"/>
      <w:divBdr>
        <w:top w:val="none" w:sz="0" w:space="0" w:color="auto"/>
        <w:left w:val="none" w:sz="0" w:space="0" w:color="auto"/>
        <w:bottom w:val="none" w:sz="0" w:space="0" w:color="auto"/>
        <w:right w:val="none" w:sz="0" w:space="0" w:color="auto"/>
      </w:divBdr>
    </w:div>
    <w:div w:id="1008680889">
      <w:bodyDiv w:val="1"/>
      <w:marLeft w:val="0"/>
      <w:marRight w:val="0"/>
      <w:marTop w:val="0"/>
      <w:marBottom w:val="0"/>
      <w:divBdr>
        <w:top w:val="none" w:sz="0" w:space="0" w:color="auto"/>
        <w:left w:val="none" w:sz="0" w:space="0" w:color="auto"/>
        <w:bottom w:val="none" w:sz="0" w:space="0" w:color="auto"/>
        <w:right w:val="none" w:sz="0" w:space="0" w:color="auto"/>
      </w:divBdr>
    </w:div>
    <w:div w:id="1038505948">
      <w:bodyDiv w:val="1"/>
      <w:marLeft w:val="0"/>
      <w:marRight w:val="0"/>
      <w:marTop w:val="0"/>
      <w:marBottom w:val="0"/>
      <w:divBdr>
        <w:top w:val="none" w:sz="0" w:space="0" w:color="auto"/>
        <w:left w:val="none" w:sz="0" w:space="0" w:color="auto"/>
        <w:bottom w:val="none" w:sz="0" w:space="0" w:color="auto"/>
        <w:right w:val="none" w:sz="0" w:space="0" w:color="auto"/>
      </w:divBdr>
    </w:div>
    <w:div w:id="1118067775">
      <w:bodyDiv w:val="1"/>
      <w:marLeft w:val="0"/>
      <w:marRight w:val="0"/>
      <w:marTop w:val="0"/>
      <w:marBottom w:val="0"/>
      <w:divBdr>
        <w:top w:val="none" w:sz="0" w:space="0" w:color="auto"/>
        <w:left w:val="none" w:sz="0" w:space="0" w:color="auto"/>
        <w:bottom w:val="none" w:sz="0" w:space="0" w:color="auto"/>
        <w:right w:val="none" w:sz="0" w:space="0" w:color="auto"/>
      </w:divBdr>
    </w:div>
    <w:div w:id="1130049815">
      <w:bodyDiv w:val="1"/>
      <w:marLeft w:val="0"/>
      <w:marRight w:val="0"/>
      <w:marTop w:val="0"/>
      <w:marBottom w:val="0"/>
      <w:divBdr>
        <w:top w:val="none" w:sz="0" w:space="0" w:color="auto"/>
        <w:left w:val="none" w:sz="0" w:space="0" w:color="auto"/>
        <w:bottom w:val="none" w:sz="0" w:space="0" w:color="auto"/>
        <w:right w:val="none" w:sz="0" w:space="0" w:color="auto"/>
      </w:divBdr>
    </w:div>
    <w:div w:id="1178160537">
      <w:bodyDiv w:val="1"/>
      <w:marLeft w:val="0"/>
      <w:marRight w:val="0"/>
      <w:marTop w:val="0"/>
      <w:marBottom w:val="0"/>
      <w:divBdr>
        <w:top w:val="none" w:sz="0" w:space="0" w:color="auto"/>
        <w:left w:val="none" w:sz="0" w:space="0" w:color="auto"/>
        <w:bottom w:val="none" w:sz="0" w:space="0" w:color="auto"/>
        <w:right w:val="none" w:sz="0" w:space="0" w:color="auto"/>
      </w:divBdr>
    </w:div>
    <w:div w:id="1195116002">
      <w:bodyDiv w:val="1"/>
      <w:marLeft w:val="0"/>
      <w:marRight w:val="0"/>
      <w:marTop w:val="0"/>
      <w:marBottom w:val="0"/>
      <w:divBdr>
        <w:top w:val="none" w:sz="0" w:space="0" w:color="auto"/>
        <w:left w:val="none" w:sz="0" w:space="0" w:color="auto"/>
        <w:bottom w:val="none" w:sz="0" w:space="0" w:color="auto"/>
        <w:right w:val="none" w:sz="0" w:space="0" w:color="auto"/>
      </w:divBdr>
    </w:div>
    <w:div w:id="1238827321">
      <w:bodyDiv w:val="1"/>
      <w:marLeft w:val="0"/>
      <w:marRight w:val="0"/>
      <w:marTop w:val="0"/>
      <w:marBottom w:val="0"/>
      <w:divBdr>
        <w:top w:val="none" w:sz="0" w:space="0" w:color="auto"/>
        <w:left w:val="none" w:sz="0" w:space="0" w:color="auto"/>
        <w:bottom w:val="none" w:sz="0" w:space="0" w:color="auto"/>
        <w:right w:val="none" w:sz="0" w:space="0" w:color="auto"/>
      </w:divBdr>
    </w:div>
    <w:div w:id="1258715454">
      <w:bodyDiv w:val="1"/>
      <w:marLeft w:val="0"/>
      <w:marRight w:val="0"/>
      <w:marTop w:val="0"/>
      <w:marBottom w:val="0"/>
      <w:divBdr>
        <w:top w:val="none" w:sz="0" w:space="0" w:color="auto"/>
        <w:left w:val="none" w:sz="0" w:space="0" w:color="auto"/>
        <w:bottom w:val="none" w:sz="0" w:space="0" w:color="auto"/>
        <w:right w:val="none" w:sz="0" w:space="0" w:color="auto"/>
      </w:divBdr>
    </w:div>
    <w:div w:id="1266227182">
      <w:bodyDiv w:val="1"/>
      <w:marLeft w:val="0"/>
      <w:marRight w:val="0"/>
      <w:marTop w:val="0"/>
      <w:marBottom w:val="0"/>
      <w:divBdr>
        <w:top w:val="none" w:sz="0" w:space="0" w:color="auto"/>
        <w:left w:val="none" w:sz="0" w:space="0" w:color="auto"/>
        <w:bottom w:val="none" w:sz="0" w:space="0" w:color="auto"/>
        <w:right w:val="none" w:sz="0" w:space="0" w:color="auto"/>
      </w:divBdr>
    </w:div>
    <w:div w:id="1278562077">
      <w:bodyDiv w:val="1"/>
      <w:marLeft w:val="0"/>
      <w:marRight w:val="0"/>
      <w:marTop w:val="0"/>
      <w:marBottom w:val="0"/>
      <w:divBdr>
        <w:top w:val="none" w:sz="0" w:space="0" w:color="auto"/>
        <w:left w:val="none" w:sz="0" w:space="0" w:color="auto"/>
        <w:bottom w:val="none" w:sz="0" w:space="0" w:color="auto"/>
        <w:right w:val="none" w:sz="0" w:space="0" w:color="auto"/>
      </w:divBdr>
    </w:div>
    <w:div w:id="1282609283">
      <w:bodyDiv w:val="1"/>
      <w:marLeft w:val="0"/>
      <w:marRight w:val="0"/>
      <w:marTop w:val="0"/>
      <w:marBottom w:val="0"/>
      <w:divBdr>
        <w:top w:val="none" w:sz="0" w:space="0" w:color="auto"/>
        <w:left w:val="none" w:sz="0" w:space="0" w:color="auto"/>
        <w:bottom w:val="none" w:sz="0" w:space="0" w:color="auto"/>
        <w:right w:val="none" w:sz="0" w:space="0" w:color="auto"/>
      </w:divBdr>
    </w:div>
    <w:div w:id="1304697157">
      <w:bodyDiv w:val="1"/>
      <w:marLeft w:val="0"/>
      <w:marRight w:val="0"/>
      <w:marTop w:val="0"/>
      <w:marBottom w:val="0"/>
      <w:divBdr>
        <w:top w:val="none" w:sz="0" w:space="0" w:color="auto"/>
        <w:left w:val="none" w:sz="0" w:space="0" w:color="auto"/>
        <w:bottom w:val="none" w:sz="0" w:space="0" w:color="auto"/>
        <w:right w:val="none" w:sz="0" w:space="0" w:color="auto"/>
      </w:divBdr>
    </w:div>
    <w:div w:id="1326517909">
      <w:bodyDiv w:val="1"/>
      <w:marLeft w:val="0"/>
      <w:marRight w:val="0"/>
      <w:marTop w:val="0"/>
      <w:marBottom w:val="0"/>
      <w:divBdr>
        <w:top w:val="none" w:sz="0" w:space="0" w:color="auto"/>
        <w:left w:val="none" w:sz="0" w:space="0" w:color="auto"/>
        <w:bottom w:val="none" w:sz="0" w:space="0" w:color="auto"/>
        <w:right w:val="none" w:sz="0" w:space="0" w:color="auto"/>
      </w:divBdr>
    </w:div>
    <w:div w:id="1353411955">
      <w:bodyDiv w:val="1"/>
      <w:marLeft w:val="0"/>
      <w:marRight w:val="0"/>
      <w:marTop w:val="0"/>
      <w:marBottom w:val="0"/>
      <w:divBdr>
        <w:top w:val="none" w:sz="0" w:space="0" w:color="auto"/>
        <w:left w:val="none" w:sz="0" w:space="0" w:color="auto"/>
        <w:bottom w:val="none" w:sz="0" w:space="0" w:color="auto"/>
        <w:right w:val="none" w:sz="0" w:space="0" w:color="auto"/>
      </w:divBdr>
    </w:div>
    <w:div w:id="1398436778">
      <w:bodyDiv w:val="1"/>
      <w:marLeft w:val="0"/>
      <w:marRight w:val="0"/>
      <w:marTop w:val="0"/>
      <w:marBottom w:val="0"/>
      <w:divBdr>
        <w:top w:val="none" w:sz="0" w:space="0" w:color="auto"/>
        <w:left w:val="none" w:sz="0" w:space="0" w:color="auto"/>
        <w:bottom w:val="none" w:sz="0" w:space="0" w:color="auto"/>
        <w:right w:val="none" w:sz="0" w:space="0" w:color="auto"/>
      </w:divBdr>
    </w:div>
    <w:div w:id="1412967501">
      <w:bodyDiv w:val="1"/>
      <w:marLeft w:val="0"/>
      <w:marRight w:val="0"/>
      <w:marTop w:val="0"/>
      <w:marBottom w:val="0"/>
      <w:divBdr>
        <w:top w:val="none" w:sz="0" w:space="0" w:color="auto"/>
        <w:left w:val="none" w:sz="0" w:space="0" w:color="auto"/>
        <w:bottom w:val="none" w:sz="0" w:space="0" w:color="auto"/>
        <w:right w:val="none" w:sz="0" w:space="0" w:color="auto"/>
      </w:divBdr>
    </w:div>
    <w:div w:id="1490945522">
      <w:bodyDiv w:val="1"/>
      <w:marLeft w:val="0"/>
      <w:marRight w:val="0"/>
      <w:marTop w:val="0"/>
      <w:marBottom w:val="0"/>
      <w:divBdr>
        <w:top w:val="none" w:sz="0" w:space="0" w:color="auto"/>
        <w:left w:val="none" w:sz="0" w:space="0" w:color="auto"/>
        <w:bottom w:val="none" w:sz="0" w:space="0" w:color="auto"/>
        <w:right w:val="none" w:sz="0" w:space="0" w:color="auto"/>
      </w:divBdr>
    </w:div>
    <w:div w:id="1532575816">
      <w:bodyDiv w:val="1"/>
      <w:marLeft w:val="0"/>
      <w:marRight w:val="0"/>
      <w:marTop w:val="0"/>
      <w:marBottom w:val="0"/>
      <w:divBdr>
        <w:top w:val="none" w:sz="0" w:space="0" w:color="auto"/>
        <w:left w:val="none" w:sz="0" w:space="0" w:color="auto"/>
        <w:bottom w:val="none" w:sz="0" w:space="0" w:color="auto"/>
        <w:right w:val="none" w:sz="0" w:space="0" w:color="auto"/>
      </w:divBdr>
    </w:div>
    <w:div w:id="1539244771">
      <w:bodyDiv w:val="1"/>
      <w:marLeft w:val="0"/>
      <w:marRight w:val="0"/>
      <w:marTop w:val="0"/>
      <w:marBottom w:val="0"/>
      <w:divBdr>
        <w:top w:val="none" w:sz="0" w:space="0" w:color="auto"/>
        <w:left w:val="none" w:sz="0" w:space="0" w:color="auto"/>
        <w:bottom w:val="none" w:sz="0" w:space="0" w:color="auto"/>
        <w:right w:val="none" w:sz="0" w:space="0" w:color="auto"/>
      </w:divBdr>
    </w:div>
    <w:div w:id="1547984035">
      <w:bodyDiv w:val="1"/>
      <w:marLeft w:val="0"/>
      <w:marRight w:val="0"/>
      <w:marTop w:val="0"/>
      <w:marBottom w:val="0"/>
      <w:divBdr>
        <w:top w:val="none" w:sz="0" w:space="0" w:color="auto"/>
        <w:left w:val="none" w:sz="0" w:space="0" w:color="auto"/>
        <w:bottom w:val="none" w:sz="0" w:space="0" w:color="auto"/>
        <w:right w:val="none" w:sz="0" w:space="0" w:color="auto"/>
      </w:divBdr>
    </w:div>
    <w:div w:id="1558276438">
      <w:bodyDiv w:val="1"/>
      <w:marLeft w:val="0"/>
      <w:marRight w:val="0"/>
      <w:marTop w:val="0"/>
      <w:marBottom w:val="0"/>
      <w:divBdr>
        <w:top w:val="none" w:sz="0" w:space="0" w:color="auto"/>
        <w:left w:val="none" w:sz="0" w:space="0" w:color="auto"/>
        <w:bottom w:val="none" w:sz="0" w:space="0" w:color="auto"/>
        <w:right w:val="none" w:sz="0" w:space="0" w:color="auto"/>
      </w:divBdr>
    </w:div>
    <w:div w:id="1630088301">
      <w:bodyDiv w:val="1"/>
      <w:marLeft w:val="0"/>
      <w:marRight w:val="0"/>
      <w:marTop w:val="0"/>
      <w:marBottom w:val="0"/>
      <w:divBdr>
        <w:top w:val="none" w:sz="0" w:space="0" w:color="auto"/>
        <w:left w:val="none" w:sz="0" w:space="0" w:color="auto"/>
        <w:bottom w:val="none" w:sz="0" w:space="0" w:color="auto"/>
        <w:right w:val="none" w:sz="0" w:space="0" w:color="auto"/>
      </w:divBdr>
    </w:div>
    <w:div w:id="1630089194">
      <w:bodyDiv w:val="1"/>
      <w:marLeft w:val="0"/>
      <w:marRight w:val="0"/>
      <w:marTop w:val="0"/>
      <w:marBottom w:val="0"/>
      <w:divBdr>
        <w:top w:val="none" w:sz="0" w:space="0" w:color="auto"/>
        <w:left w:val="none" w:sz="0" w:space="0" w:color="auto"/>
        <w:bottom w:val="none" w:sz="0" w:space="0" w:color="auto"/>
        <w:right w:val="none" w:sz="0" w:space="0" w:color="auto"/>
      </w:divBdr>
    </w:div>
    <w:div w:id="1688142510">
      <w:bodyDiv w:val="1"/>
      <w:marLeft w:val="0"/>
      <w:marRight w:val="0"/>
      <w:marTop w:val="0"/>
      <w:marBottom w:val="0"/>
      <w:divBdr>
        <w:top w:val="none" w:sz="0" w:space="0" w:color="auto"/>
        <w:left w:val="none" w:sz="0" w:space="0" w:color="auto"/>
        <w:bottom w:val="none" w:sz="0" w:space="0" w:color="auto"/>
        <w:right w:val="none" w:sz="0" w:space="0" w:color="auto"/>
      </w:divBdr>
    </w:div>
    <w:div w:id="1777209364">
      <w:bodyDiv w:val="1"/>
      <w:marLeft w:val="0"/>
      <w:marRight w:val="0"/>
      <w:marTop w:val="0"/>
      <w:marBottom w:val="0"/>
      <w:divBdr>
        <w:top w:val="none" w:sz="0" w:space="0" w:color="auto"/>
        <w:left w:val="none" w:sz="0" w:space="0" w:color="auto"/>
        <w:bottom w:val="none" w:sz="0" w:space="0" w:color="auto"/>
        <w:right w:val="none" w:sz="0" w:space="0" w:color="auto"/>
      </w:divBdr>
    </w:div>
    <w:div w:id="1779636089">
      <w:bodyDiv w:val="1"/>
      <w:marLeft w:val="0"/>
      <w:marRight w:val="0"/>
      <w:marTop w:val="0"/>
      <w:marBottom w:val="0"/>
      <w:divBdr>
        <w:top w:val="none" w:sz="0" w:space="0" w:color="auto"/>
        <w:left w:val="none" w:sz="0" w:space="0" w:color="auto"/>
        <w:bottom w:val="none" w:sz="0" w:space="0" w:color="auto"/>
        <w:right w:val="none" w:sz="0" w:space="0" w:color="auto"/>
      </w:divBdr>
    </w:div>
    <w:div w:id="1810704993">
      <w:bodyDiv w:val="1"/>
      <w:marLeft w:val="0"/>
      <w:marRight w:val="0"/>
      <w:marTop w:val="0"/>
      <w:marBottom w:val="0"/>
      <w:divBdr>
        <w:top w:val="none" w:sz="0" w:space="0" w:color="auto"/>
        <w:left w:val="none" w:sz="0" w:space="0" w:color="auto"/>
        <w:bottom w:val="none" w:sz="0" w:space="0" w:color="auto"/>
        <w:right w:val="none" w:sz="0" w:space="0" w:color="auto"/>
      </w:divBdr>
    </w:div>
    <w:div w:id="1847162683">
      <w:bodyDiv w:val="1"/>
      <w:marLeft w:val="0"/>
      <w:marRight w:val="0"/>
      <w:marTop w:val="0"/>
      <w:marBottom w:val="0"/>
      <w:divBdr>
        <w:top w:val="none" w:sz="0" w:space="0" w:color="auto"/>
        <w:left w:val="none" w:sz="0" w:space="0" w:color="auto"/>
        <w:bottom w:val="none" w:sz="0" w:space="0" w:color="auto"/>
        <w:right w:val="none" w:sz="0" w:space="0" w:color="auto"/>
      </w:divBdr>
    </w:div>
    <w:div w:id="1848590205">
      <w:bodyDiv w:val="1"/>
      <w:marLeft w:val="0"/>
      <w:marRight w:val="0"/>
      <w:marTop w:val="0"/>
      <w:marBottom w:val="0"/>
      <w:divBdr>
        <w:top w:val="none" w:sz="0" w:space="0" w:color="auto"/>
        <w:left w:val="none" w:sz="0" w:space="0" w:color="auto"/>
        <w:bottom w:val="none" w:sz="0" w:space="0" w:color="auto"/>
        <w:right w:val="none" w:sz="0" w:space="0" w:color="auto"/>
      </w:divBdr>
    </w:div>
    <w:div w:id="1861625572">
      <w:bodyDiv w:val="1"/>
      <w:marLeft w:val="0"/>
      <w:marRight w:val="0"/>
      <w:marTop w:val="0"/>
      <w:marBottom w:val="0"/>
      <w:divBdr>
        <w:top w:val="none" w:sz="0" w:space="0" w:color="auto"/>
        <w:left w:val="none" w:sz="0" w:space="0" w:color="auto"/>
        <w:bottom w:val="none" w:sz="0" w:space="0" w:color="auto"/>
        <w:right w:val="none" w:sz="0" w:space="0" w:color="auto"/>
      </w:divBdr>
    </w:div>
    <w:div w:id="1874804439">
      <w:bodyDiv w:val="1"/>
      <w:marLeft w:val="0"/>
      <w:marRight w:val="0"/>
      <w:marTop w:val="0"/>
      <w:marBottom w:val="0"/>
      <w:divBdr>
        <w:top w:val="none" w:sz="0" w:space="0" w:color="auto"/>
        <w:left w:val="none" w:sz="0" w:space="0" w:color="auto"/>
        <w:bottom w:val="none" w:sz="0" w:space="0" w:color="auto"/>
        <w:right w:val="none" w:sz="0" w:space="0" w:color="auto"/>
      </w:divBdr>
    </w:div>
    <w:div w:id="1886674395">
      <w:bodyDiv w:val="1"/>
      <w:marLeft w:val="0"/>
      <w:marRight w:val="0"/>
      <w:marTop w:val="0"/>
      <w:marBottom w:val="0"/>
      <w:divBdr>
        <w:top w:val="none" w:sz="0" w:space="0" w:color="auto"/>
        <w:left w:val="none" w:sz="0" w:space="0" w:color="auto"/>
        <w:bottom w:val="none" w:sz="0" w:space="0" w:color="auto"/>
        <w:right w:val="none" w:sz="0" w:space="0" w:color="auto"/>
      </w:divBdr>
    </w:div>
    <w:div w:id="1896158194">
      <w:bodyDiv w:val="1"/>
      <w:marLeft w:val="0"/>
      <w:marRight w:val="0"/>
      <w:marTop w:val="0"/>
      <w:marBottom w:val="0"/>
      <w:divBdr>
        <w:top w:val="none" w:sz="0" w:space="0" w:color="auto"/>
        <w:left w:val="none" w:sz="0" w:space="0" w:color="auto"/>
        <w:bottom w:val="none" w:sz="0" w:space="0" w:color="auto"/>
        <w:right w:val="none" w:sz="0" w:space="0" w:color="auto"/>
      </w:divBdr>
    </w:div>
    <w:div w:id="2015301897">
      <w:bodyDiv w:val="1"/>
      <w:marLeft w:val="0"/>
      <w:marRight w:val="0"/>
      <w:marTop w:val="0"/>
      <w:marBottom w:val="0"/>
      <w:divBdr>
        <w:top w:val="none" w:sz="0" w:space="0" w:color="auto"/>
        <w:left w:val="none" w:sz="0" w:space="0" w:color="auto"/>
        <w:bottom w:val="none" w:sz="0" w:space="0" w:color="auto"/>
        <w:right w:val="none" w:sz="0" w:space="0" w:color="auto"/>
      </w:divBdr>
    </w:div>
    <w:div w:id="2031488369">
      <w:bodyDiv w:val="1"/>
      <w:marLeft w:val="0"/>
      <w:marRight w:val="0"/>
      <w:marTop w:val="0"/>
      <w:marBottom w:val="0"/>
      <w:divBdr>
        <w:top w:val="none" w:sz="0" w:space="0" w:color="auto"/>
        <w:left w:val="none" w:sz="0" w:space="0" w:color="auto"/>
        <w:bottom w:val="none" w:sz="0" w:space="0" w:color="auto"/>
        <w:right w:val="none" w:sz="0" w:space="0" w:color="auto"/>
      </w:divBdr>
    </w:div>
    <w:div w:id="2045204950">
      <w:bodyDiv w:val="1"/>
      <w:marLeft w:val="0"/>
      <w:marRight w:val="0"/>
      <w:marTop w:val="0"/>
      <w:marBottom w:val="0"/>
      <w:divBdr>
        <w:top w:val="none" w:sz="0" w:space="0" w:color="auto"/>
        <w:left w:val="none" w:sz="0" w:space="0" w:color="auto"/>
        <w:bottom w:val="none" w:sz="0" w:space="0" w:color="auto"/>
        <w:right w:val="none" w:sz="0" w:space="0" w:color="auto"/>
      </w:divBdr>
    </w:div>
    <w:div w:id="2067293960">
      <w:bodyDiv w:val="1"/>
      <w:marLeft w:val="0"/>
      <w:marRight w:val="0"/>
      <w:marTop w:val="0"/>
      <w:marBottom w:val="0"/>
      <w:divBdr>
        <w:top w:val="none" w:sz="0" w:space="0" w:color="auto"/>
        <w:left w:val="none" w:sz="0" w:space="0" w:color="auto"/>
        <w:bottom w:val="none" w:sz="0" w:space="0" w:color="auto"/>
        <w:right w:val="none" w:sz="0" w:space="0" w:color="auto"/>
      </w:divBdr>
    </w:div>
    <w:div w:id="2105571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package" Target="embeddings/Microsoft_Excel_Macro-Enabled_Worksheet.xlsm"/><Relationship Id="rId26" Type="http://schemas.openxmlformats.org/officeDocument/2006/relationships/oleObject" Target="embeddings/Microsoft_Word_97_-_2003_Document.doc"/><Relationship Id="rId39" Type="http://schemas.openxmlformats.org/officeDocument/2006/relationships/package" Target="embeddings/Microsoft_Excel_Worksheet8.xlsx"/><Relationship Id="rId21" Type="http://schemas.openxmlformats.org/officeDocument/2006/relationships/image" Target="media/image6.emf"/><Relationship Id="rId34" Type="http://schemas.openxmlformats.org/officeDocument/2006/relationships/package" Target="embeddings/Microsoft_Excel_Macro-Enabled_Worksheet5.xlsm"/><Relationship Id="rId42" Type="http://schemas.openxmlformats.org/officeDocument/2006/relationships/image" Target="media/image16.emf"/><Relationship Id="rId47" Type="http://schemas.microsoft.com/office/2016/09/relationships/commentsIds" Target="commentsIds.xml"/><Relationship Id="rId50" Type="http://schemas.openxmlformats.org/officeDocument/2006/relationships/image" Target="media/image18.png"/><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0.emf"/><Relationship Id="rId11" Type="http://schemas.openxmlformats.org/officeDocument/2006/relationships/header" Target="header2.xml"/><Relationship Id="rId24" Type="http://schemas.openxmlformats.org/officeDocument/2006/relationships/package" Target="embeddings/Microsoft_Excel_Worksheet2.xlsx"/><Relationship Id="rId32" Type="http://schemas.openxmlformats.org/officeDocument/2006/relationships/package" Target="embeddings/Microsoft_Word_Document4.docx"/><Relationship Id="rId37" Type="http://schemas.openxmlformats.org/officeDocument/2006/relationships/image" Target="media/image14.emf"/><Relationship Id="rId40" Type="http://schemas.openxmlformats.org/officeDocument/2006/relationships/image" Target="media/image15.emf"/><Relationship Id="rId45" Type="http://schemas.openxmlformats.org/officeDocument/2006/relationships/comments" Target="comments.xml"/><Relationship Id="rId53" Type="http://schemas.openxmlformats.org/officeDocument/2006/relationships/package" Target="embeddings/Microsoft_Visio_Drawing12.vsdx"/><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package" Target="embeddings/Microsoft_Excel_Macro-Enabled_Worksheet1.xlsm"/><Relationship Id="rId27" Type="http://schemas.openxmlformats.org/officeDocument/2006/relationships/image" Target="media/image9.emf"/><Relationship Id="rId30" Type="http://schemas.openxmlformats.org/officeDocument/2006/relationships/package" Target="embeddings/Microsoft_Word_Document3.docx"/><Relationship Id="rId35" Type="http://schemas.openxmlformats.org/officeDocument/2006/relationships/image" Target="media/image13.emf"/><Relationship Id="rId43" Type="http://schemas.openxmlformats.org/officeDocument/2006/relationships/package" Target="embeddings/Microsoft_Excel_Worksheet10.xlsx"/><Relationship Id="rId48" Type="http://schemas.openxmlformats.org/officeDocument/2006/relationships/image" Target="media/image17.emf"/><Relationship Id="rId56" Type="http://schemas.openxmlformats.org/officeDocument/2006/relationships/image" Target="media/image23.png"/><Relationship Id="rId8" Type="http://schemas.openxmlformats.org/officeDocument/2006/relationships/image" Target="media/image1.jp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Word_Document7.docx"/><Relationship Id="rId46" Type="http://schemas.microsoft.com/office/2011/relationships/commentsExtended" Target="commentsExtended.xml"/><Relationship Id="rId59" Type="http://schemas.openxmlformats.org/officeDocument/2006/relationships/theme" Target="theme/theme1.xml"/><Relationship Id="rId20" Type="http://schemas.openxmlformats.org/officeDocument/2006/relationships/package" Target="embeddings/Microsoft_Excel_Worksheet.xlsx"/><Relationship Id="rId41" Type="http://schemas.openxmlformats.org/officeDocument/2006/relationships/package" Target="embeddings/Microsoft_Excel_Worksheet9.xlsx"/><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emf"/><Relationship Id="rId28" Type="http://schemas.openxmlformats.org/officeDocument/2006/relationships/package" Target="embeddings/Microsoft_Word_Document.docx"/><Relationship Id="rId36" Type="http://schemas.openxmlformats.org/officeDocument/2006/relationships/package" Target="embeddings/Microsoft_Excel_Worksheet6.xlsx"/><Relationship Id="rId49" Type="http://schemas.openxmlformats.org/officeDocument/2006/relationships/package" Target="embeddings/Microsoft_Visio_Drawing.vsdx"/><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image" Target="media/image11.emf"/><Relationship Id="rId44" Type="http://schemas.openxmlformats.org/officeDocument/2006/relationships/package" Target="embeddings/Microsoft_Excel_Macro-Enabled_Worksheet11.xlsm"/><Relationship Id="rId52" Type="http://schemas.openxmlformats.org/officeDocument/2006/relationships/image" Target="media/image2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5C1A97-BFAF-4DE2-B131-6E9201F89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8026</Words>
  <Characters>45753</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53672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2018-11-08T13:49:00Z</dcterms:created>
  <dcterms:modified xsi:type="dcterms:W3CDTF">2019-11-15T09:31:00Z</dcterms:modified>
</cp:coreProperties>
</file>